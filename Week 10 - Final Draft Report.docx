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157004609"/>
        <w:docPartObj>
          <w:docPartGallery w:val="Cover Pages"/>
          <w:docPartUnique/>
        </w:docPartObj>
      </w:sdtPr>
      <w:sdtEndPr/>
      <w:sdtContent>
        <w:p w14:paraId="35310392" w14:textId="50A82515" w:rsidR="009B43B7" w:rsidRDefault="009B43B7">
          <w:r>
            <w:rPr>
              <w:noProof/>
              <w:lang w:eastAsia="en-US"/>
            </w:rPr>
            <mc:AlternateContent>
              <mc:Choice Requires="wpg">
                <w:drawing>
                  <wp:anchor distT="0" distB="0" distL="114300" distR="114300" simplePos="0" relativeHeight="251658240" behindDoc="1" locked="0" layoutInCell="1" allowOverlap="1" wp14:anchorId="3462C691" wp14:editId="54F884AE">
                    <wp:simplePos x="0" y="0"/>
                    <wp:positionH relativeFrom="page">
                      <wp:align>center</wp:align>
                    </wp:positionH>
                    <wp:positionV relativeFrom="page">
                      <wp:align>center</wp:align>
                    </wp:positionV>
                    <wp:extent cx="6858000" cy="8399180"/>
                    <wp:effectExtent l="0" t="0" r="0" b="0"/>
                    <wp:wrapNone/>
                    <wp:docPr id="119" name="Group 1"/>
                    <wp:cNvGraphicFramePr/>
                    <a:graphic xmlns:a="http://schemas.openxmlformats.org/drawingml/2006/main">
                      <a:graphicData uri="http://schemas.microsoft.com/office/word/2010/wordprocessingGroup">
                        <wpg:wgp>
                          <wpg:cNvGrpSpPr/>
                          <wpg:grpSpPr>
                            <a:xfrm>
                              <a:off x="0" y="0"/>
                              <a:ext cx="6858000" cy="8399180"/>
                              <a:chOff x="0" y="0"/>
                              <a:chExt cx="6858000" cy="8399180"/>
                            </a:xfrm>
                          </wpg:grpSpPr>
                          <wps:wsp>
                            <wps:cNvPr id="121" name="Rectangle 121"/>
                            <wps:cNvSpPr/>
                            <wps:spPr>
                              <a:xfrm>
                                <a:off x="0" y="7214532"/>
                                <a:ext cx="6858000" cy="1184648"/>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3C394531" w14:textId="67746461" w:rsidR="009B43B7" w:rsidRDefault="00005969">
                                      <w:pPr>
                                        <w:pStyle w:val="NoSpacing"/>
                                        <w:rPr>
                                          <w:color w:val="FFFFFF" w:themeColor="background1"/>
                                          <w:sz w:val="32"/>
                                          <w:szCs w:val="32"/>
                                        </w:rPr>
                                      </w:pPr>
                                      <w:r>
                                        <w:rPr>
                                          <w:color w:val="FFFFFF" w:themeColor="background1"/>
                                          <w:sz w:val="32"/>
                                          <w:szCs w:val="32"/>
                                        </w:rPr>
                                        <w:t>Group</w:t>
                                      </w:r>
                                      <w:r w:rsidR="007D6CC1">
                                        <w:rPr>
                                          <w:color w:val="FFFFFF" w:themeColor="background1"/>
                                          <w:sz w:val="32"/>
                                          <w:szCs w:val="32"/>
                                        </w:rPr>
                                        <w:t xml:space="preserve"> 4</w:t>
                                      </w:r>
                                    </w:p>
                                  </w:sdtContent>
                                </w:sdt>
                                <w:p w14:paraId="7C2034DA" w14:textId="4927593B" w:rsidR="009B43B7" w:rsidRPr="00040E95" w:rsidRDefault="002A73FD">
                                  <w:pPr>
                                    <w:pStyle w:val="NoSpacing"/>
                                    <w:rPr>
                                      <w:caps/>
                                      <w:color w:val="FFFFFF" w:themeColor="background1"/>
                                      <w:sz w:val="24"/>
                                      <w:szCs w:val="24"/>
                                    </w:rPr>
                                  </w:pPr>
                                  <w:sdt>
                                    <w:sdtPr>
                                      <w:rPr>
                                        <w:caps/>
                                        <w:color w:val="FFFFFF" w:themeColor="background1"/>
                                        <w:sz w:val="24"/>
                                        <w:szCs w:val="24"/>
                                      </w:rPr>
                                      <w:alias w:val="Company"/>
                                      <w:tag w:val=""/>
                                      <w:id w:val="922067218"/>
                                      <w:dataBinding w:prefixMappings="xmlns:ns0='http://schemas.openxmlformats.org/officeDocument/2006/extended-properties' " w:xpath="/ns0:Properties[1]/ns0:Company[1]" w:storeItemID="{6668398D-A668-4E3E-A5EB-62B293D839F1}"/>
                                      <w:text/>
                                    </w:sdtPr>
                                    <w:sdtEndPr/>
                                    <w:sdtContent>
                                      <w:r w:rsidR="00322695" w:rsidRPr="00040E95">
                                        <w:rPr>
                                          <w:color w:val="FFFFFF" w:themeColor="background1"/>
                                          <w:sz w:val="24"/>
                                          <w:szCs w:val="24"/>
                                        </w:rPr>
                                        <w:t>Aabhasi Chachire, Ananya Shankar, Anirudh Shivaram, Mathieu Ndong, Thu Thai</w:t>
                                      </w:r>
                                    </w:sdtContent>
                                  </w:sdt>
                                  <w:r w:rsidR="009B43B7" w:rsidRPr="00040E95">
                                    <w:rPr>
                                      <w:caps/>
                                      <w:color w:val="FFFFFF" w:themeColor="background1"/>
                                      <w:sz w:val="24"/>
                                      <w:szCs w:val="24"/>
                                    </w:rPr>
                                    <w:t xml:space="preserve"> </w:t>
                                  </w:r>
                                </w:p>
                                <w:p w14:paraId="4C642D81" w14:textId="77777777" w:rsidR="007D6CC1" w:rsidRDefault="007D6CC1"/>
                                <w:p w14:paraId="09515A3D" w14:textId="77777777" w:rsidR="007D6CC1" w:rsidRDefault="007D6CC1"/>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A98770B" w14:textId="5F0FB9D9" w:rsidR="009B43B7" w:rsidRPr="007D6CC1" w:rsidRDefault="00DE6832">
                                      <w:pPr>
                                        <w:pStyle w:val="NoSpacing"/>
                                        <w:pBdr>
                                          <w:bottom w:val="single" w:sz="6" w:space="4" w:color="7F7F7F" w:themeColor="text1" w:themeTint="80"/>
                                        </w:pBdr>
                                        <w:rPr>
                                          <w:rFonts w:asciiTheme="majorHAnsi" w:eastAsiaTheme="majorEastAsia" w:hAnsiTheme="majorHAnsi" w:cstheme="majorBidi"/>
                                          <w:color w:val="595959" w:themeColor="text1" w:themeTint="A6"/>
                                          <w:sz w:val="56"/>
                                          <w:szCs w:val="56"/>
                                        </w:rPr>
                                      </w:pPr>
                                      <w:r w:rsidRPr="007D6CC1">
                                        <w:rPr>
                                          <w:rFonts w:asciiTheme="majorHAnsi" w:eastAsiaTheme="majorEastAsia" w:hAnsiTheme="majorHAnsi" w:cstheme="majorBidi"/>
                                          <w:color w:val="595959" w:themeColor="text1" w:themeTint="A6"/>
                                          <w:sz w:val="56"/>
                                          <w:szCs w:val="56"/>
                                        </w:rPr>
                                        <w:t xml:space="preserve">Insurance </w:t>
                                      </w:r>
                                      <w:r w:rsidR="00F27888" w:rsidRPr="007D6CC1">
                                        <w:rPr>
                                          <w:rFonts w:asciiTheme="majorHAnsi" w:eastAsiaTheme="majorEastAsia" w:hAnsiTheme="majorHAnsi" w:cstheme="majorBidi"/>
                                          <w:color w:val="595959" w:themeColor="text1" w:themeTint="A6"/>
                                          <w:sz w:val="56"/>
                                          <w:szCs w:val="56"/>
                                        </w:rPr>
                                        <w:t>Market Segmentation in Panama City</w:t>
                                      </w:r>
                                      <w:r w:rsidR="007D6CC1" w:rsidRPr="007D6CC1">
                                        <w:rPr>
                                          <w:rFonts w:asciiTheme="majorHAnsi" w:eastAsiaTheme="majorEastAsia" w:hAnsiTheme="majorHAnsi" w:cstheme="majorBidi"/>
                                          <w:color w:val="595959" w:themeColor="text1" w:themeTint="A6"/>
                                          <w:sz w:val="56"/>
                                          <w:szCs w:val="56"/>
                                        </w:rPr>
                                        <w:t xml:space="preserve"> by K-Prototype Clustering</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461BD7C2" w14:textId="496BD7A0" w:rsidR="009B43B7" w:rsidRDefault="00D26542">
                                      <w:pPr>
                                        <w:pStyle w:val="NoSpacing"/>
                                        <w:spacing w:before="240"/>
                                        <w:rPr>
                                          <w:caps/>
                                          <w:color w:val="44546A" w:themeColor="text2"/>
                                          <w:sz w:val="36"/>
                                          <w:szCs w:val="36"/>
                                        </w:rPr>
                                      </w:pPr>
                                      <w:r>
                                        <w:rPr>
                                          <w:caps/>
                                          <w:color w:val="44546A" w:themeColor="text2"/>
                                          <w:sz w:val="36"/>
                                          <w:szCs w:val="36"/>
                                        </w:rPr>
                                        <w:t xml:space="preserve">DREXEL LEBOW </w:t>
                                      </w:r>
                                      <w:r w:rsidR="007D6CC1">
                                        <w:rPr>
                                          <w:caps/>
                                          <w:color w:val="44546A" w:themeColor="text2"/>
                                          <w:sz w:val="36"/>
                                          <w:szCs w:val="36"/>
                                        </w:rPr>
                                        <w:t>Capstone Project</w:t>
                                      </w:r>
                                    </w:p>
                                  </w:sdtContent>
                                </w:sdt>
                                <w:p w14:paraId="1A8C734D" w14:textId="77777777" w:rsidR="0066070C" w:rsidRDefault="00E70C70">
                                  <w:pPr>
                                    <w:pStyle w:val="NoSpacing"/>
                                    <w:spacing w:before="240"/>
                                    <w:rPr>
                                      <w:caps/>
                                      <w:color w:val="44546A" w:themeColor="text2"/>
                                      <w:sz w:val="24"/>
                                      <w:szCs w:val="24"/>
                                    </w:rPr>
                                  </w:pPr>
                                  <w:r w:rsidRPr="00E70C70">
                                    <w:rPr>
                                      <w:caps/>
                                      <w:color w:val="44546A" w:themeColor="text2"/>
                                      <w:sz w:val="24"/>
                                      <w:szCs w:val="24"/>
                                    </w:rPr>
                                    <w:t>F</w:t>
                                  </w:r>
                                  <w:r>
                                    <w:rPr>
                                      <w:caps/>
                                      <w:color w:val="44546A" w:themeColor="text2"/>
                                      <w:sz w:val="24"/>
                                      <w:szCs w:val="24"/>
                                    </w:rPr>
                                    <w:t>all</w:t>
                                  </w:r>
                                  <w:r w:rsidRPr="00E70C70">
                                    <w:rPr>
                                      <w:caps/>
                                      <w:color w:val="44546A" w:themeColor="text2"/>
                                      <w:sz w:val="24"/>
                                      <w:szCs w:val="24"/>
                                    </w:rPr>
                                    <w:t xml:space="preserve"> 2024</w:t>
                                  </w:r>
                                </w:p>
                                <w:p w14:paraId="635553DE" w14:textId="77777777" w:rsidR="0066070C" w:rsidRDefault="0066070C">
                                  <w:pPr>
                                    <w:pStyle w:val="NoSpacing"/>
                                    <w:spacing w:before="240"/>
                                    <w:rPr>
                                      <w:caps/>
                                      <w:color w:val="44546A" w:themeColor="text2"/>
                                      <w:sz w:val="24"/>
                                      <w:szCs w:val="24"/>
                                    </w:rPr>
                                  </w:pPr>
                                </w:p>
                                <w:p w14:paraId="40AD0F23" w14:textId="77777777" w:rsidR="0066070C" w:rsidRDefault="0066070C">
                                  <w:pPr>
                                    <w:pStyle w:val="NoSpacing"/>
                                    <w:spacing w:before="240"/>
                                    <w:rPr>
                                      <w:caps/>
                                      <w:color w:val="44546A" w:themeColor="text2"/>
                                      <w:sz w:val="24"/>
                                      <w:szCs w:val="24"/>
                                    </w:rPr>
                                  </w:pPr>
                                </w:p>
                                <w:p w14:paraId="5D2FF8A5" w14:textId="77777777" w:rsidR="0066070C" w:rsidRDefault="0066070C">
                                  <w:pPr>
                                    <w:pStyle w:val="NoSpacing"/>
                                    <w:spacing w:before="240"/>
                                    <w:rPr>
                                      <w:caps/>
                                      <w:color w:val="44546A" w:themeColor="text2"/>
                                      <w:sz w:val="24"/>
                                      <w:szCs w:val="24"/>
                                    </w:rPr>
                                  </w:pPr>
                                </w:p>
                                <w:p w14:paraId="2A2DF4C4" w14:textId="77777777" w:rsidR="0066070C" w:rsidRDefault="0066070C">
                                  <w:pPr>
                                    <w:pStyle w:val="NoSpacing"/>
                                    <w:spacing w:before="240"/>
                                    <w:rPr>
                                      <w:caps/>
                                      <w:color w:val="44546A" w:themeColor="text2"/>
                                      <w:sz w:val="24"/>
                                      <w:szCs w:val="24"/>
                                    </w:rPr>
                                  </w:pPr>
                                </w:p>
                                <w:p w14:paraId="548CA6BF" w14:textId="77777777" w:rsidR="0066070C" w:rsidRDefault="0066070C">
                                  <w:pPr>
                                    <w:pStyle w:val="NoSpacing"/>
                                    <w:spacing w:before="240"/>
                                    <w:rPr>
                                      <w:caps/>
                                      <w:color w:val="44546A" w:themeColor="text2"/>
                                      <w:sz w:val="24"/>
                                      <w:szCs w:val="24"/>
                                    </w:rPr>
                                  </w:pPr>
                                </w:p>
                                <w:p w14:paraId="344F6B49" w14:textId="77777777" w:rsidR="0066070C" w:rsidRDefault="0066070C">
                                  <w:pPr>
                                    <w:pStyle w:val="NoSpacing"/>
                                    <w:spacing w:before="240"/>
                                    <w:rPr>
                                      <w:caps/>
                                      <w:color w:val="44546A" w:themeColor="text2"/>
                                      <w:sz w:val="24"/>
                                      <w:szCs w:val="24"/>
                                    </w:rPr>
                                  </w:pPr>
                                </w:p>
                                <w:p w14:paraId="03C76397" w14:textId="77777777" w:rsidR="0066070C" w:rsidRDefault="0066070C">
                                  <w:pPr>
                                    <w:pStyle w:val="NoSpacing"/>
                                    <w:spacing w:before="240"/>
                                    <w:rPr>
                                      <w:caps/>
                                      <w:color w:val="44546A" w:themeColor="text2"/>
                                      <w:sz w:val="24"/>
                                      <w:szCs w:val="24"/>
                                    </w:rPr>
                                  </w:pPr>
                                </w:p>
                                <w:p w14:paraId="686E40B3" w14:textId="77777777" w:rsidR="0066070C" w:rsidRDefault="0066070C">
                                  <w:pPr>
                                    <w:pStyle w:val="NoSpacing"/>
                                    <w:spacing w:before="240"/>
                                    <w:rPr>
                                      <w:caps/>
                                      <w:color w:val="44546A" w:themeColor="text2"/>
                                      <w:sz w:val="24"/>
                                      <w:szCs w:val="24"/>
                                    </w:rPr>
                                  </w:pPr>
                                </w:p>
                                <w:p w14:paraId="55B7F816" w14:textId="77777777" w:rsidR="00F8791E" w:rsidRDefault="0066070C">
                                  <w:pPr>
                                    <w:pStyle w:val="NoSpacing"/>
                                    <w:spacing w:before="240"/>
                                    <w:rPr>
                                      <w:noProof/>
                                    </w:rPr>
                                  </w:pPr>
                                  <w:r>
                                    <w:rPr>
                                      <w:noProof/>
                                      <w:lang w:eastAsia="en-US"/>
                                    </w:rPr>
                                    <w:drawing>
                                      <wp:inline distT="0" distB="0" distL="0" distR="0" wp14:anchorId="5F2E7C27" wp14:editId="155DD670">
                                        <wp:extent cx="1879134" cy="497891"/>
                                        <wp:effectExtent l="0" t="0" r="635" b="0"/>
                                        <wp:docPr id="458252711"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52711" name="Picture 4" descr="A blu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062824" cy="546561"/>
                                                </a:xfrm>
                                                <a:prstGeom prst="rect">
                                                  <a:avLst/>
                                                </a:prstGeom>
                                              </pic:spPr>
                                            </pic:pic>
                                          </a:graphicData>
                                        </a:graphic>
                                      </wp:inline>
                                    </w:drawing>
                                  </w:r>
                                </w:p>
                                <w:p w14:paraId="24073609" w14:textId="36AAE8F6" w:rsidR="00321044" w:rsidRPr="00E70C70" w:rsidRDefault="00F8791E">
                                  <w:pPr>
                                    <w:pStyle w:val="NoSpacing"/>
                                    <w:spacing w:before="240"/>
                                    <w:rPr>
                                      <w:caps/>
                                      <w:color w:val="44546A" w:themeColor="text2"/>
                                      <w:sz w:val="24"/>
                                      <w:szCs w:val="24"/>
                                    </w:rPr>
                                  </w:pPr>
                                  <w:r w:rsidRPr="00F8791E">
                                    <w:rPr>
                                      <w:noProof/>
                                    </w:rPr>
                                    <w:t xml:space="preserve"> </w:t>
                                  </w:r>
                                  <w:r>
                                    <w:rPr>
                                      <w:noProof/>
                                      <w:lang w:eastAsia="en-US"/>
                                    </w:rPr>
                                    <w:drawing>
                                      <wp:inline distT="0" distB="0" distL="0" distR="0" wp14:anchorId="5E1BBB69" wp14:editId="4D7A5ABD">
                                        <wp:extent cx="1988191" cy="510217"/>
                                        <wp:effectExtent l="0" t="0" r="0" b="0"/>
                                        <wp:docPr id="1289531317" name="Picture 3" descr="A purpl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1317" name="Picture 3" descr="A purple text on a black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6690" cy="548325"/>
                                                </a:xfrm>
                                                <a:prstGeom prst="rect">
                                                  <a:avLst/>
                                                </a:prstGeom>
                                              </pic:spPr>
                                            </pic:pic>
                                          </a:graphicData>
                                        </a:graphic>
                                      </wp:inline>
                                    </w:drawing>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 style="position:absolute;margin-left:0;margin-top:0;width:540pt;height:661.35pt;z-index:-251658240;mso-position-horizontal:center;mso-position-horizontal-relative:page;mso-position-vertical:center;mso-position-vertical-relative:page" coordsize="68580,83991" o:spid="_x0000_s1026" w14:anchorId="3462C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">
                    <v:rect id="Rectangle 121" style="position:absolute;top:72145;width:68580;height:11846;visibility:visible;mso-wrap-style:square;v-text-anchor:bottom" o:spid="_x0000_s1027" fillcolor="#7030a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">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rsidR="009B43B7" w:rsidRDefault="00005969" w14:paraId="3C394531" w14:textId="67746461">
                                <w:pPr>
                                  <w:pStyle w:val="NoSpacing"/>
                                  <w:rPr>
                                    <w:color w:val="FFFFFF" w:themeColor="background1"/>
                                    <w:sz w:val="32"/>
                                    <w:szCs w:val="32"/>
                                  </w:rPr>
                                </w:pPr>
                                <w:r>
                                  <w:rPr>
                                    <w:color w:val="FFFFFF" w:themeColor="background1"/>
                                    <w:sz w:val="32"/>
                                    <w:szCs w:val="32"/>
                                  </w:rPr>
                                  <w:t>Group</w:t>
                                </w:r>
                                <w:r w:rsidR="007D6CC1">
                                  <w:rPr>
                                    <w:color w:val="FFFFFF" w:themeColor="background1"/>
                                    <w:sz w:val="32"/>
                                    <w:szCs w:val="32"/>
                                  </w:rPr>
                                  <w:t xml:space="preserve"> 4</w:t>
                                </w:r>
                              </w:p>
                            </w:sdtContent>
                          </w:sdt>
                          <w:p w:rsidRPr="00040E95" w:rsidR="009B43B7" w:rsidRDefault="00000000" w14:paraId="7C2034DA" w14:textId="4927593B">
                            <w:pPr>
                              <w:pStyle w:val="NoSpacing"/>
                              <w:rPr>
                                <w:caps/>
                                <w:color w:val="FFFFFF" w:themeColor="background1"/>
                                <w:sz w:val="24"/>
                                <w:szCs w:val="24"/>
                              </w:rPr>
                            </w:pPr>
                            <w:sdt>
                              <w:sdtPr>
                                <w:rPr>
                                  <w:caps/>
                                  <w:color w:val="FFFFFF" w:themeColor="background1"/>
                                  <w:sz w:val="24"/>
                                  <w:szCs w:val="24"/>
                                </w:rPr>
                                <w:alias w:val="Company"/>
                                <w:tag w:val=""/>
                                <w:id w:val="922067218"/>
                                <w:dataBinding w:prefixMappings="xmlns:ns0='http://schemas.openxmlformats.org/officeDocument/2006/extended-properties' " w:xpath="/ns0:Properties[1]/ns0:Company[1]" w:storeItemID="{6668398D-A668-4E3E-A5EB-62B293D839F1}"/>
                                <w:text/>
                              </w:sdtPr>
                              <w:sdtContent>
                                <w:proofErr w:type="spellStart"/>
                                <w:r w:rsidRPr="00040E95" w:rsidR="00322695">
                                  <w:rPr>
                                    <w:color w:val="FFFFFF" w:themeColor="background1"/>
                                    <w:sz w:val="24"/>
                                    <w:szCs w:val="24"/>
                                  </w:rPr>
                                  <w:t>Aabhasi</w:t>
                                </w:r>
                                <w:proofErr w:type="spellEnd"/>
                                <w:r w:rsidRPr="00040E95" w:rsidR="00322695">
                                  <w:rPr>
                                    <w:color w:val="FFFFFF" w:themeColor="background1"/>
                                    <w:sz w:val="24"/>
                                    <w:szCs w:val="24"/>
                                  </w:rPr>
                                  <w:t xml:space="preserve"> </w:t>
                                </w:r>
                                <w:proofErr w:type="spellStart"/>
                                <w:r w:rsidRPr="00040E95" w:rsidR="00322695">
                                  <w:rPr>
                                    <w:color w:val="FFFFFF" w:themeColor="background1"/>
                                    <w:sz w:val="24"/>
                                    <w:szCs w:val="24"/>
                                  </w:rPr>
                                  <w:t>Chachire</w:t>
                                </w:r>
                                <w:proofErr w:type="spellEnd"/>
                                <w:r w:rsidRPr="00040E95" w:rsidR="00322695">
                                  <w:rPr>
                                    <w:color w:val="FFFFFF" w:themeColor="background1"/>
                                    <w:sz w:val="24"/>
                                    <w:szCs w:val="24"/>
                                  </w:rPr>
                                  <w:t>, Ananya Shankar, Anirudh Shivaram, Mathieu Ndong, Thu Thai</w:t>
                                </w:r>
                              </w:sdtContent>
                            </w:sdt>
                            <w:r w:rsidRPr="00040E95" w:rsidR="009B43B7">
                              <w:rPr>
                                <w:caps/>
                                <w:color w:val="FFFFFF" w:themeColor="background1"/>
                                <w:sz w:val="24"/>
                                <w:szCs w:val="24"/>
                              </w:rPr>
                              <w:t xml:space="preserve"> </w:t>
                            </w:r>
                          </w:p>
                          <w:p w:rsidR="007D6CC1" w:rsidRDefault="007D6CC1" w14:paraId="4C642D81" w14:textId="77777777"/>
                          <w:p w:rsidR="007D6CC1" w:rsidRDefault="007D6CC1" w14:paraId="09515A3D" w14:textId="77777777"/>
                        </w:txbxContent>
                      </v:textbox>
                    </v:rect>
                    <v:shapetype id="_x0000_t202" coordsize="21600,21600" o:spt="202" path="m,l,21600r21600,l21600,xe">
                      <v:stroke joinstyle="miter"/>
                      <v:path gradientshapeok="t" o:connecttype="rect"/>
                    </v:shapetype>
                    <v:shape id="Text Box 122" style="position:absolute;width:68580;height:73152;visibility:visible;mso-wrap-style:square;v-text-anchor:middle"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v:textbox inset="36pt,36pt,36pt,36pt">
                        <w:txbxContent>
                          <w:sdt>
                            <w:sdtPr>
                              <w:rPr>
                                <w:rFonts w:asciiTheme="majorHAnsi" w:hAnsiTheme="majorHAnsi" w:eastAsiaTheme="majorEastAsia" w:cstheme="majorBidi"/>
                                <w:color w:val="595959" w:themeColor="text1" w:themeTint="A6"/>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rsidRPr="007D6CC1" w:rsidR="009B43B7" w:rsidRDefault="00DE6832" w14:paraId="7A98770B" w14:textId="5F0FB9D9">
                                <w:pPr>
                                  <w:pStyle w:val="NoSpacing"/>
                                  <w:pBdr>
                                    <w:bottom w:val="single" w:color="7F7F7F" w:themeColor="text1" w:themeTint="80" w:sz="6" w:space="4"/>
                                  </w:pBdr>
                                  <w:rPr>
                                    <w:rFonts w:asciiTheme="majorHAnsi" w:hAnsiTheme="majorHAnsi" w:eastAsiaTheme="majorEastAsia" w:cstheme="majorBidi"/>
                                    <w:color w:val="595959" w:themeColor="text1" w:themeTint="A6"/>
                                    <w:sz w:val="56"/>
                                    <w:szCs w:val="56"/>
                                  </w:rPr>
                                </w:pPr>
                                <w:r w:rsidRPr="007D6CC1">
                                  <w:rPr>
                                    <w:rFonts w:asciiTheme="majorHAnsi" w:hAnsiTheme="majorHAnsi" w:eastAsiaTheme="majorEastAsia" w:cstheme="majorBidi"/>
                                    <w:color w:val="595959" w:themeColor="text1" w:themeTint="A6"/>
                                    <w:sz w:val="56"/>
                                    <w:szCs w:val="56"/>
                                  </w:rPr>
                                  <w:t xml:space="preserve">Insurance </w:t>
                                </w:r>
                                <w:r w:rsidRPr="007D6CC1" w:rsidR="00F27888">
                                  <w:rPr>
                                    <w:rFonts w:asciiTheme="majorHAnsi" w:hAnsiTheme="majorHAnsi" w:eastAsiaTheme="majorEastAsia" w:cstheme="majorBidi"/>
                                    <w:color w:val="595959" w:themeColor="text1" w:themeTint="A6"/>
                                    <w:sz w:val="56"/>
                                    <w:szCs w:val="56"/>
                                  </w:rPr>
                                  <w:t>Market Segmentation in Panama City</w:t>
                                </w:r>
                                <w:r w:rsidRPr="007D6CC1" w:rsidR="007D6CC1">
                                  <w:rPr>
                                    <w:rFonts w:asciiTheme="majorHAnsi" w:hAnsiTheme="majorHAnsi" w:eastAsiaTheme="majorEastAsia" w:cstheme="majorBidi"/>
                                    <w:color w:val="595959" w:themeColor="text1" w:themeTint="A6"/>
                                    <w:sz w:val="56"/>
                                    <w:szCs w:val="56"/>
                                  </w:rPr>
                                  <w:t xml:space="preserve"> by K-Prototype Clustering</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rsidR="009B43B7" w:rsidRDefault="00D26542" w14:paraId="461BD7C2" w14:textId="496BD7A0">
                                <w:pPr>
                                  <w:pStyle w:val="NoSpacing"/>
                                  <w:spacing w:before="240"/>
                                  <w:rPr>
                                    <w:caps/>
                                    <w:color w:val="44546A" w:themeColor="text2"/>
                                    <w:sz w:val="36"/>
                                    <w:szCs w:val="36"/>
                                  </w:rPr>
                                </w:pPr>
                                <w:r>
                                  <w:rPr>
                                    <w:caps/>
                                    <w:color w:val="44546A" w:themeColor="text2"/>
                                    <w:sz w:val="36"/>
                                    <w:szCs w:val="36"/>
                                  </w:rPr>
                                  <w:t xml:space="preserve">DREXEL LEBOW </w:t>
                                </w:r>
                                <w:r w:rsidR="007D6CC1">
                                  <w:rPr>
                                    <w:caps/>
                                    <w:color w:val="44546A" w:themeColor="text2"/>
                                    <w:sz w:val="36"/>
                                    <w:szCs w:val="36"/>
                                  </w:rPr>
                                  <w:t>Capstone Project</w:t>
                                </w:r>
                              </w:p>
                            </w:sdtContent>
                          </w:sdt>
                          <w:p w:rsidR="0066070C" w:rsidRDefault="00E70C70" w14:paraId="1A8C734D" w14:textId="77777777">
                            <w:pPr>
                              <w:pStyle w:val="NoSpacing"/>
                              <w:spacing w:before="240"/>
                              <w:rPr>
                                <w:caps/>
                                <w:color w:val="44546A" w:themeColor="text2"/>
                                <w:sz w:val="24"/>
                                <w:szCs w:val="24"/>
                              </w:rPr>
                            </w:pPr>
                            <w:r w:rsidRPr="00E70C70">
                              <w:rPr>
                                <w:caps/>
                                <w:color w:val="44546A" w:themeColor="text2"/>
                                <w:sz w:val="24"/>
                                <w:szCs w:val="24"/>
                              </w:rPr>
                              <w:t>F</w:t>
                            </w:r>
                            <w:r>
                              <w:rPr>
                                <w:caps/>
                                <w:color w:val="44546A" w:themeColor="text2"/>
                                <w:sz w:val="24"/>
                                <w:szCs w:val="24"/>
                              </w:rPr>
                              <w:t>all</w:t>
                            </w:r>
                            <w:r w:rsidRPr="00E70C70">
                              <w:rPr>
                                <w:caps/>
                                <w:color w:val="44546A" w:themeColor="text2"/>
                                <w:sz w:val="24"/>
                                <w:szCs w:val="24"/>
                              </w:rPr>
                              <w:t xml:space="preserve"> 2024</w:t>
                            </w:r>
                          </w:p>
                          <w:p w:rsidR="0066070C" w:rsidRDefault="0066070C" w14:paraId="635553DE" w14:textId="77777777">
                            <w:pPr>
                              <w:pStyle w:val="NoSpacing"/>
                              <w:spacing w:before="240"/>
                              <w:rPr>
                                <w:caps/>
                                <w:color w:val="44546A" w:themeColor="text2"/>
                                <w:sz w:val="24"/>
                                <w:szCs w:val="24"/>
                              </w:rPr>
                            </w:pPr>
                          </w:p>
                          <w:p w:rsidR="0066070C" w:rsidRDefault="0066070C" w14:paraId="40AD0F23" w14:textId="77777777">
                            <w:pPr>
                              <w:pStyle w:val="NoSpacing"/>
                              <w:spacing w:before="240"/>
                              <w:rPr>
                                <w:caps/>
                                <w:color w:val="44546A" w:themeColor="text2"/>
                                <w:sz w:val="24"/>
                                <w:szCs w:val="24"/>
                              </w:rPr>
                            </w:pPr>
                          </w:p>
                          <w:p w:rsidR="0066070C" w:rsidRDefault="0066070C" w14:paraId="5D2FF8A5" w14:textId="77777777">
                            <w:pPr>
                              <w:pStyle w:val="NoSpacing"/>
                              <w:spacing w:before="240"/>
                              <w:rPr>
                                <w:caps/>
                                <w:color w:val="44546A" w:themeColor="text2"/>
                                <w:sz w:val="24"/>
                                <w:szCs w:val="24"/>
                              </w:rPr>
                            </w:pPr>
                          </w:p>
                          <w:p w:rsidR="0066070C" w:rsidRDefault="0066070C" w14:paraId="2A2DF4C4" w14:textId="77777777">
                            <w:pPr>
                              <w:pStyle w:val="NoSpacing"/>
                              <w:spacing w:before="240"/>
                              <w:rPr>
                                <w:caps/>
                                <w:color w:val="44546A" w:themeColor="text2"/>
                                <w:sz w:val="24"/>
                                <w:szCs w:val="24"/>
                              </w:rPr>
                            </w:pPr>
                          </w:p>
                          <w:p w:rsidR="0066070C" w:rsidRDefault="0066070C" w14:paraId="548CA6BF" w14:textId="77777777">
                            <w:pPr>
                              <w:pStyle w:val="NoSpacing"/>
                              <w:spacing w:before="240"/>
                              <w:rPr>
                                <w:caps/>
                                <w:color w:val="44546A" w:themeColor="text2"/>
                                <w:sz w:val="24"/>
                                <w:szCs w:val="24"/>
                              </w:rPr>
                            </w:pPr>
                          </w:p>
                          <w:p w:rsidR="0066070C" w:rsidRDefault="0066070C" w14:paraId="344F6B49" w14:textId="77777777">
                            <w:pPr>
                              <w:pStyle w:val="NoSpacing"/>
                              <w:spacing w:before="240"/>
                              <w:rPr>
                                <w:caps/>
                                <w:color w:val="44546A" w:themeColor="text2"/>
                                <w:sz w:val="24"/>
                                <w:szCs w:val="24"/>
                              </w:rPr>
                            </w:pPr>
                          </w:p>
                          <w:p w:rsidR="0066070C" w:rsidRDefault="0066070C" w14:paraId="03C76397" w14:textId="77777777">
                            <w:pPr>
                              <w:pStyle w:val="NoSpacing"/>
                              <w:spacing w:before="240"/>
                              <w:rPr>
                                <w:caps/>
                                <w:color w:val="44546A" w:themeColor="text2"/>
                                <w:sz w:val="24"/>
                                <w:szCs w:val="24"/>
                              </w:rPr>
                            </w:pPr>
                          </w:p>
                          <w:p w:rsidR="0066070C" w:rsidRDefault="0066070C" w14:paraId="686E40B3" w14:textId="77777777">
                            <w:pPr>
                              <w:pStyle w:val="NoSpacing"/>
                              <w:spacing w:before="240"/>
                              <w:rPr>
                                <w:caps/>
                                <w:color w:val="44546A" w:themeColor="text2"/>
                                <w:sz w:val="24"/>
                                <w:szCs w:val="24"/>
                              </w:rPr>
                            </w:pPr>
                          </w:p>
                          <w:p w:rsidR="00F8791E" w:rsidRDefault="0066070C" w14:paraId="55B7F816" w14:textId="77777777">
                            <w:pPr>
                              <w:pStyle w:val="NoSpacing"/>
                              <w:spacing w:before="240"/>
                              <w:rPr>
                                <w:noProof/>
                              </w:rPr>
                            </w:pPr>
                            <w:r>
                              <w:rPr>
                                <w:noProof/>
                              </w:rPr>
                              <w:drawing>
                                <wp:inline distT="0" distB="0" distL="0" distR="0" wp14:anchorId="5F2E7C27" wp14:editId="155DD670">
                                  <wp:extent cx="1879134" cy="497891"/>
                                  <wp:effectExtent l="0" t="0" r="635" b="0"/>
                                  <wp:docPr id="458252711"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52711" name="Picture 4" descr="A blue and black logo&#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062824" cy="546561"/>
                                          </a:xfrm>
                                          <a:prstGeom prst="rect">
                                            <a:avLst/>
                                          </a:prstGeom>
                                        </pic:spPr>
                                      </pic:pic>
                                    </a:graphicData>
                                  </a:graphic>
                                </wp:inline>
                              </w:drawing>
                            </w:r>
                          </w:p>
                          <w:p w:rsidRPr="00E70C70" w:rsidR="00321044" w:rsidRDefault="00F8791E" w14:paraId="24073609" w14:textId="36AAE8F6">
                            <w:pPr>
                              <w:pStyle w:val="NoSpacing"/>
                              <w:spacing w:before="240"/>
                              <w:rPr>
                                <w:caps/>
                                <w:color w:val="44546A" w:themeColor="text2"/>
                                <w:sz w:val="24"/>
                                <w:szCs w:val="24"/>
                              </w:rPr>
                            </w:pPr>
                            <w:r w:rsidRPr="00F8791E">
                              <w:rPr>
                                <w:noProof/>
                              </w:rPr>
                              <w:t xml:space="preserve"> </w:t>
                            </w:r>
                            <w:r>
                              <w:rPr>
                                <w:noProof/>
                              </w:rPr>
                              <w:drawing>
                                <wp:inline distT="0" distB="0" distL="0" distR="0" wp14:anchorId="5E1BBB69" wp14:editId="4D7A5ABD">
                                  <wp:extent cx="1988191" cy="510217"/>
                                  <wp:effectExtent l="0" t="0" r="0" b="0"/>
                                  <wp:docPr id="1289531317" name="Picture 3" descr="A purpl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1317" name="Picture 3" descr="A purple text on a black backgroun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6690" cy="548325"/>
                                          </a:xfrm>
                                          <a:prstGeom prst="rect">
                                            <a:avLst/>
                                          </a:prstGeom>
                                        </pic:spPr>
                                      </pic:pic>
                                    </a:graphicData>
                                  </a:graphic>
                                </wp:inline>
                              </w:drawing>
                            </w:r>
                          </w:p>
                        </w:txbxContent>
                      </v:textbox>
                    </v:shape>
                    <w10:wrap anchorx="page" anchory="page"/>
                  </v:group>
                </w:pict>
              </mc:Fallback>
            </mc:AlternateContent>
          </w:r>
        </w:p>
        <w:p w14:paraId="52FFD91E" w14:textId="24985C79" w:rsidR="009B43B7" w:rsidRDefault="009B43B7">
          <w:pPr>
            <w:rPr>
              <w:rFonts w:asciiTheme="majorHAnsi" w:hAnsiTheme="majorHAnsi" w:cs="Times New Roman (Body CS)"/>
              <w:b/>
              <w:bCs/>
              <w:caps/>
              <w:color w:val="6C2F99"/>
              <w:spacing w:val="10"/>
              <w:sz w:val="28"/>
            </w:rPr>
          </w:pPr>
          <w:r>
            <w:br w:type="page"/>
          </w:r>
        </w:p>
      </w:sdtContent>
    </w:sdt>
    <w:p w14:paraId="45EAA141" w14:textId="4476FE61" w:rsidR="00314E92" w:rsidRDefault="005E361B" w:rsidP="0BC7D538">
      <w:pPr>
        <w:pStyle w:val="Heading1"/>
        <w:spacing w:before="0" w:after="120"/>
      </w:pPr>
      <w:r>
        <w:lastRenderedPageBreak/>
        <w:t>executive summary</w:t>
      </w:r>
    </w:p>
    <w:p w14:paraId="06D3DB66" w14:textId="3F8BA079" w:rsidR="596DBB17" w:rsidRDefault="596DBB17" w:rsidP="21B5DE51">
      <w:pPr>
        <w:spacing w:after="120" w:line="276" w:lineRule="auto"/>
        <w:jc w:val="both"/>
      </w:pPr>
      <w:r w:rsidRPr="21B5DE51">
        <w:rPr>
          <w:rFonts w:ascii="Arial" w:eastAsia="Arial" w:hAnsi="Arial" w:cs="Arial"/>
        </w:rPr>
        <w:t>Florida’s residential insurance market, particularly in Panama City, is under immense strain due to the rising frequency and intensity of natural disasters such as hurricanes and flooding. Despite homeowners paying some of the highest premiums in the nation, insurers face unsustainable claim costs, forcing many to withdraw from the market. The result is a destabilized industry with systemic inefficiencies and limited options for risk management. Addressing these challenges requires innovative, data-driven solutions to restore profitability and stability while adapting to the region’s high-risk environment.</w:t>
      </w:r>
    </w:p>
    <w:p w14:paraId="354C8CF1" w14:textId="170C6592" w:rsidR="596DBB17" w:rsidRDefault="596DBB17" w:rsidP="21B5DE51">
      <w:pPr>
        <w:spacing w:after="120" w:line="276" w:lineRule="auto"/>
        <w:jc w:val="both"/>
        <w:rPr>
          <w:rFonts w:ascii="Arial" w:eastAsia="Arial" w:hAnsi="Arial" w:cs="Arial"/>
        </w:rPr>
      </w:pPr>
      <w:r w:rsidRPr="21B5DE51">
        <w:rPr>
          <w:rFonts w:ascii="Arial" w:eastAsia="Arial" w:hAnsi="Arial" w:cs="Arial"/>
        </w:rPr>
        <w:t xml:space="preserve">To tackle this issue, our team utilized a comprehensive dataset encompassing flood and coastal risks, demographic characteristics, and property attributes to develop a robust clustering model. Leveraging </w:t>
      </w:r>
      <w:r w:rsidRPr="21B5DE51">
        <w:rPr>
          <w:rFonts w:ascii="Arial" w:eastAsia="Arial" w:hAnsi="Arial" w:cs="Arial"/>
          <w:b/>
        </w:rPr>
        <w:t>K-Prototypes Clustering</w:t>
      </w:r>
      <w:r w:rsidRPr="21B5DE51">
        <w:rPr>
          <w:rFonts w:ascii="Arial" w:eastAsia="Arial" w:hAnsi="Arial" w:cs="Arial"/>
        </w:rPr>
        <w:t xml:space="preserve">, which integrates both numerical and categorical data, the team identified key factors influencing premiums, including flood risk score, property </w:t>
      </w:r>
      <w:r w:rsidR="005F471A">
        <w:rPr>
          <w:rFonts w:ascii="Arial" w:eastAsia="Arial" w:hAnsi="Arial" w:cs="Arial"/>
        </w:rPr>
        <w:t xml:space="preserve">age and </w:t>
      </w:r>
      <w:r w:rsidRPr="21B5DE51">
        <w:rPr>
          <w:rFonts w:ascii="Arial" w:eastAsia="Arial" w:hAnsi="Arial" w:cs="Arial"/>
        </w:rPr>
        <w:t xml:space="preserve">size, </w:t>
      </w:r>
      <w:r w:rsidR="005F471A">
        <w:rPr>
          <w:rFonts w:ascii="Arial" w:eastAsia="Arial" w:hAnsi="Arial" w:cs="Arial"/>
        </w:rPr>
        <w:t xml:space="preserve">demographics, </w:t>
      </w:r>
      <w:r w:rsidRPr="21B5DE51">
        <w:rPr>
          <w:rFonts w:ascii="Arial" w:eastAsia="Arial" w:hAnsi="Arial" w:cs="Arial"/>
        </w:rPr>
        <w:t>and distance to the coast. The model segmented the market into four distinct clusters, each representing unique risk profiles and demographic characteristics.</w:t>
      </w:r>
    </w:p>
    <w:p w14:paraId="26D5DBD6" w14:textId="2B85C982" w:rsidR="596DBB17" w:rsidRDefault="29E00010" w:rsidP="29E00010">
      <w:pPr>
        <w:spacing w:after="120" w:line="276" w:lineRule="auto"/>
        <w:jc w:val="both"/>
        <w:rPr>
          <w:rFonts w:ascii="Arial" w:eastAsia="Arial" w:hAnsi="Arial" w:cs="Arial"/>
        </w:rPr>
      </w:pPr>
      <w:r w:rsidRPr="29E00010">
        <w:rPr>
          <w:rFonts w:ascii="Arial" w:eastAsia="Arial" w:hAnsi="Arial" w:cs="Arial"/>
        </w:rPr>
        <w:t xml:space="preserve">Insights from the clustering analysis provide a strategic framework for insurers to refine their portfolios. </w:t>
      </w:r>
      <w:r w:rsidRPr="29E00010">
        <w:rPr>
          <w:rFonts w:ascii="Arial" w:eastAsia="Arial" w:hAnsi="Arial" w:cs="Arial"/>
          <w:szCs w:val="22"/>
        </w:rPr>
        <w:t xml:space="preserve">For high-risk clusters such as </w:t>
      </w:r>
      <w:r w:rsidRPr="29E00010">
        <w:rPr>
          <w:rFonts w:ascii="Arial" w:eastAsia="Arial" w:hAnsi="Arial" w:cs="Arial"/>
          <w:b/>
          <w:bCs/>
          <w:szCs w:val="22"/>
        </w:rPr>
        <w:t>Cluster 1</w:t>
      </w:r>
      <w:r w:rsidRPr="29E00010">
        <w:rPr>
          <w:rFonts w:ascii="Arial" w:eastAsia="Arial" w:hAnsi="Arial" w:cs="Arial"/>
          <w:szCs w:val="22"/>
        </w:rPr>
        <w:t xml:space="preserve"> (small, modern properties in high-flood areas with a mixed population) and </w:t>
      </w:r>
      <w:r w:rsidRPr="29E00010">
        <w:rPr>
          <w:rFonts w:ascii="Arial" w:eastAsia="Arial" w:hAnsi="Arial" w:cs="Arial"/>
          <w:b/>
          <w:bCs/>
          <w:szCs w:val="22"/>
        </w:rPr>
        <w:t xml:space="preserve">Cluster 2 </w:t>
      </w:r>
      <w:r w:rsidRPr="29E00010">
        <w:rPr>
          <w:rFonts w:ascii="Arial" w:eastAsia="Arial" w:hAnsi="Arial" w:cs="Arial"/>
          <w:szCs w:val="22"/>
        </w:rPr>
        <w:t xml:space="preserve">(large, modern properties in high-flood areas with an older population) and, insurers should apply higher premiums and deductibles to offset claim potential and rebuilding costs. For </w:t>
      </w:r>
      <w:r w:rsidRPr="29E00010">
        <w:rPr>
          <w:rFonts w:ascii="Arial" w:eastAsia="Arial" w:hAnsi="Arial" w:cs="Arial"/>
          <w:b/>
          <w:bCs/>
          <w:szCs w:val="22"/>
        </w:rPr>
        <w:t>Cluster 3</w:t>
      </w:r>
      <w:r w:rsidRPr="29E00010">
        <w:rPr>
          <w:rFonts w:ascii="Arial" w:eastAsia="Arial" w:hAnsi="Arial" w:cs="Arial"/>
          <w:szCs w:val="22"/>
        </w:rPr>
        <w:t xml:space="preserve"> (smaller, older properties with moderately high flood risk) slightly reduced premiums are appropriate, reflecting the lower likelihood of claims.</w:t>
      </w:r>
      <w:r w:rsidRPr="29E00010">
        <w:rPr>
          <w:rFonts w:ascii="Calibri" w:eastAsia="Calibri" w:hAnsi="Calibri" w:cs="Calibri"/>
          <w:szCs w:val="22"/>
        </w:rPr>
        <w:t xml:space="preserve"> </w:t>
      </w:r>
      <w:r w:rsidRPr="29E00010">
        <w:rPr>
          <w:rFonts w:ascii="Arial" w:eastAsia="Arial" w:hAnsi="Arial" w:cs="Arial"/>
        </w:rPr>
        <w:t xml:space="preserve">For example, </w:t>
      </w:r>
      <w:r w:rsidRPr="29E00010">
        <w:rPr>
          <w:rFonts w:ascii="Arial" w:eastAsia="Arial" w:hAnsi="Arial" w:cs="Arial"/>
          <w:b/>
          <w:bCs/>
        </w:rPr>
        <w:t>Cluster 4</w:t>
      </w:r>
      <w:r w:rsidRPr="29E00010">
        <w:rPr>
          <w:rFonts w:ascii="Arial" w:eastAsia="Arial" w:hAnsi="Arial" w:cs="Arial"/>
        </w:rPr>
        <w:t>, characterized by moderate flood risk, newer properties, and a younger population, offers significant growth potential with lower exposure to catastrophic claims. By focusing on such segments, insurers can optimize underwriting processes, strategically reallocate resources, and develop tailored products that reflect the nuanced risks of each cluster.</w:t>
      </w:r>
    </w:p>
    <w:p w14:paraId="060F6854" w14:textId="45DD0A61" w:rsidR="00163346" w:rsidRPr="00EF2044" w:rsidRDefault="596DBB17" w:rsidP="21B5DE51">
      <w:pPr>
        <w:spacing w:after="120" w:line="276" w:lineRule="auto"/>
        <w:jc w:val="both"/>
      </w:pPr>
      <w:r w:rsidRPr="21B5DE51">
        <w:rPr>
          <w:rFonts w:ascii="Arial" w:eastAsia="Arial" w:hAnsi="Arial" w:cs="Arial"/>
        </w:rPr>
        <w:t>This data-driven approach empowers insurers to mitigate exposure to high-risk properties while fostering balanced growth. It also highlights opportunities for competitive differentiation through targeted pricing strategies and innovative offerings, such as discounts for preventative measures. The proposed solution not only enhances operational efficiency but also positions insurers for long-term success in Florida’s challenging and evolving insurance landscape.</w:t>
      </w:r>
    </w:p>
    <w:p w14:paraId="0485E901" w14:textId="73595A50" w:rsidR="003312ED" w:rsidRDefault="00A43C5B" w:rsidP="0BC7D538">
      <w:pPr>
        <w:pStyle w:val="Heading1"/>
        <w:spacing w:before="0" w:after="120"/>
      </w:pPr>
      <w:r>
        <w:t>problem statement</w:t>
      </w:r>
    </w:p>
    <w:p w14:paraId="385925B6" w14:textId="28CDF630" w:rsidR="43E9C5AC" w:rsidRPr="00117E67" w:rsidRDefault="43E9C5AC" w:rsidP="0BC7D538">
      <w:pPr>
        <w:spacing w:after="0"/>
        <w:jc w:val="both"/>
        <w:rPr>
          <w:rFonts w:ascii="Arial" w:eastAsia="Arial" w:hAnsi="Arial" w:cs="Arial"/>
        </w:rPr>
      </w:pPr>
      <w:r w:rsidRPr="5558A75C">
        <w:rPr>
          <w:rFonts w:ascii="Arial" w:eastAsia="Arial" w:hAnsi="Arial" w:cs="Arial"/>
        </w:rPr>
        <w:t xml:space="preserve">The insurance industry Panama City faces unprecedented challenges due to the increasing frequency and severity of natural disasters, including hurricanes and coastal flooding during storm seasons. These risks have pushed many insurers to a breaking point, as claims from property damage continue to outpace revenue generated from premiums. </w:t>
      </w:r>
      <w:r w:rsidRPr="2A62BF98">
        <w:rPr>
          <w:rFonts w:ascii="Arial" w:eastAsia="Arial" w:hAnsi="Arial" w:cs="Arial"/>
          <w:szCs w:val="22"/>
        </w:rPr>
        <w:t>Despite homeowners in Florida paying some of the highest premiums in the nation, with 20% of residents incurring annual costs of $4,000 or more</w:t>
      </w:r>
      <w:r w:rsidR="2A62BF98" w:rsidRPr="2A62BF98">
        <w:rPr>
          <w:rFonts w:ascii="Arial" w:eastAsia="Arial" w:hAnsi="Arial" w:cs="Arial"/>
          <w:szCs w:val="22"/>
        </w:rPr>
        <w:t xml:space="preserve"> according to realtor.com</w:t>
      </w:r>
      <w:r w:rsidRPr="2A62BF98">
        <w:rPr>
          <w:rFonts w:ascii="Arial" w:eastAsia="Arial" w:hAnsi="Arial" w:cs="Arial"/>
          <w:szCs w:val="22"/>
        </w:rPr>
        <w:t>, insurance companies are struggling to maintain profitability</w:t>
      </w:r>
      <w:r w:rsidR="2A62BF98" w:rsidRPr="2A62BF98">
        <w:rPr>
          <w:rFonts w:ascii="Arial" w:eastAsia="Arial" w:hAnsi="Arial" w:cs="Arial"/>
          <w:szCs w:val="22"/>
        </w:rPr>
        <w:t xml:space="preserve"> (“Florida Homeowners Are Paying Some of the Highest Insurance Premiums in the Nation”)</w:t>
      </w:r>
      <w:r w:rsidR="2A62BF98" w:rsidRPr="2A62BF98">
        <w:rPr>
          <w:rFonts w:ascii="Arial" w:eastAsia="Arial" w:hAnsi="Arial" w:cs="Arial"/>
        </w:rPr>
        <w:t>.</w:t>
      </w:r>
      <w:r w:rsidRPr="5558A75C">
        <w:rPr>
          <w:rFonts w:ascii="Arial" w:eastAsia="Arial" w:hAnsi="Arial" w:cs="Arial"/>
        </w:rPr>
        <w:t xml:space="preserve"> The high premiums, rather than being a solution, are a symptom of deeper systemic issues in managing risk. Insurers find themselves unable to cover escalating claim costs effectively, leading many to drop policies or withdraw from the state entirely. This exodus of insurance providers has left the market in disarray, increasing the financial burden on remaining </w:t>
      </w:r>
      <w:r w:rsidRPr="5558A75C">
        <w:rPr>
          <w:rFonts w:ascii="Arial" w:eastAsia="Arial" w:hAnsi="Arial" w:cs="Arial"/>
        </w:rPr>
        <w:lastRenderedPageBreak/>
        <w:t>companies and further destabilizing the industry. The unsustainable nature of current pricing models and the limited options for spreading risk demand innovative approaches to help insurers adapt to these evolving challenges.</w:t>
      </w:r>
    </w:p>
    <w:p w14:paraId="66DAF181" w14:textId="20763873" w:rsidR="003312ED" w:rsidRPr="0023715C" w:rsidRDefault="002047E7" w:rsidP="0023715C">
      <w:pPr>
        <w:pStyle w:val="Heading1"/>
        <w:spacing w:before="120" w:after="120"/>
      </w:pPr>
      <w:r>
        <w:t xml:space="preserve">data </w:t>
      </w:r>
      <w:r w:rsidR="730D6CE6">
        <w:t>Review</w:t>
      </w:r>
    </w:p>
    <w:p w14:paraId="06A6170F" w14:textId="60F5AE8F" w:rsidR="002047E7" w:rsidRDefault="30993AE1" w:rsidP="006D109B">
      <w:pPr>
        <w:pStyle w:val="Heading2"/>
        <w:numPr>
          <w:ilvl w:val="0"/>
          <w:numId w:val="0"/>
        </w:numPr>
        <w:spacing w:before="180"/>
        <w:ind w:left="360" w:hanging="360"/>
      </w:pPr>
      <w:r>
        <w:t>Data Selection</w:t>
      </w:r>
    </w:p>
    <w:p w14:paraId="676B85CD" w14:textId="2E83D2F6" w:rsidR="004A7594" w:rsidRPr="0023715C" w:rsidRDefault="43745AD9" w:rsidP="0023715C">
      <w:pPr>
        <w:jc w:val="both"/>
        <w:rPr>
          <w:rFonts w:ascii="Arial" w:eastAsia="Arial" w:hAnsi="Arial" w:cs="Arial"/>
        </w:rPr>
      </w:pPr>
      <w:r w:rsidRPr="5558A75C">
        <w:rPr>
          <w:rFonts w:ascii="Arial" w:eastAsia="Arial" w:hAnsi="Arial" w:cs="Arial"/>
        </w:rPr>
        <w:t>To ensure accurate analysis, we focused on residential properties, which constitute the majority of our portfolio. Using the Precisely API queries, we extracted data based on flood risk, coastal risk, demographic characteristics, and property attributes. This comprehensive dataset formed the foundation for our modeling efforts, enabling targeted insights into property-level risks.</w:t>
      </w:r>
    </w:p>
    <w:p w14:paraId="375FC468" w14:textId="1DCAC2F6" w:rsidR="002047E7" w:rsidRDefault="002047E7" w:rsidP="006D109B">
      <w:pPr>
        <w:pStyle w:val="Heading2"/>
        <w:numPr>
          <w:ilvl w:val="0"/>
          <w:numId w:val="0"/>
        </w:numPr>
        <w:spacing w:before="180"/>
        <w:ind w:left="360" w:hanging="360"/>
      </w:pPr>
      <w:r>
        <w:t>Data Cleaning</w:t>
      </w:r>
    </w:p>
    <w:p w14:paraId="412BC616" w14:textId="39DB0A4A" w:rsidR="004A7594" w:rsidRDefault="43745AD9" w:rsidP="00AA6F9F">
      <w:pPr>
        <w:spacing w:before="120" w:after="120"/>
        <w:jc w:val="both"/>
        <w:rPr>
          <w:rFonts w:ascii="Arial" w:eastAsia="Arial" w:hAnsi="Arial" w:cs="Arial"/>
        </w:rPr>
      </w:pPr>
      <w:r w:rsidRPr="5558A75C">
        <w:rPr>
          <w:rFonts w:ascii="Arial" w:eastAsia="Arial" w:hAnsi="Arial" w:cs="Arial"/>
        </w:rPr>
        <w:t>Our data cleaning process involved importing and consolidating datasets from multiple CSV files, including</w:t>
      </w:r>
      <w:r w:rsidR="00DA4493">
        <w:rPr>
          <w:rFonts w:ascii="Arial" w:eastAsia="Arial" w:hAnsi="Arial" w:cs="Arial"/>
        </w:rPr>
        <w:t xml:space="preserve"> address fabrics</w:t>
      </w:r>
      <w:r w:rsidRPr="5558A75C">
        <w:rPr>
          <w:rFonts w:ascii="Arial" w:eastAsia="Arial" w:hAnsi="Arial" w:cs="Arial"/>
        </w:rPr>
        <w:t>, demographic, property attributes, coastal risk and flood risk data. To ensure data quality, we employed techniques such as duplicate detection and removal, retaining only unique records for consistency. We handled missing values, standardized data formats, and verified the integrity of the data across datasets to align with analytical requirements. Outliers were addressed where necessary to minimize their impact on the model. These preprocessing steps, combining de</w:t>
      </w:r>
      <w:r w:rsidR="00CB2453">
        <w:rPr>
          <w:rFonts w:ascii="Arial" w:eastAsia="Arial" w:hAnsi="Arial" w:cs="Arial"/>
        </w:rPr>
        <w:t>-</w:t>
      </w:r>
      <w:r w:rsidRPr="5558A75C">
        <w:rPr>
          <w:rFonts w:ascii="Arial" w:eastAsia="Arial" w:hAnsi="Arial" w:cs="Arial"/>
        </w:rPr>
        <w:t>duplication, standardization, and validation, ensured that the datasets were clean, consistent, and reliable, forming a strong foundation for accurate and robust model training.</w:t>
      </w:r>
    </w:p>
    <w:p w14:paraId="2FEB35D5" w14:textId="78B6D6A9" w:rsidR="002047E7" w:rsidRDefault="00CB092A" w:rsidP="0023715C">
      <w:pPr>
        <w:pStyle w:val="Heading1"/>
        <w:spacing w:before="120" w:after="120"/>
        <w:jc w:val="both"/>
      </w:pPr>
      <w:r>
        <w:t>DATA ANALYSIS</w:t>
      </w:r>
    </w:p>
    <w:p w14:paraId="68FDC3A4" w14:textId="1BF84E53" w:rsidR="004A7594" w:rsidRDefault="00282969" w:rsidP="006D109B">
      <w:pPr>
        <w:pStyle w:val="Heading2"/>
        <w:numPr>
          <w:ilvl w:val="0"/>
          <w:numId w:val="0"/>
        </w:numPr>
        <w:spacing w:before="180"/>
        <w:ind w:left="360" w:hanging="360"/>
        <w:jc w:val="both"/>
      </w:pPr>
      <w:r>
        <w:t xml:space="preserve">Identify </w:t>
      </w:r>
      <w:r w:rsidR="00924D82">
        <w:t>key features to Premiums</w:t>
      </w:r>
    </w:p>
    <w:p w14:paraId="5934F57D" w14:textId="4E6C35D3" w:rsidR="001161AC" w:rsidRPr="00071EE7" w:rsidRDefault="29E00010" w:rsidP="5558A75C">
      <w:pPr>
        <w:spacing w:after="120"/>
        <w:jc w:val="both"/>
        <w:rPr>
          <w:rFonts w:ascii="Arial" w:eastAsia="Arial" w:hAnsi="Arial" w:cs="Arial"/>
          <w:sz w:val="20"/>
          <w:szCs w:val="20"/>
        </w:rPr>
      </w:pPr>
      <w:r w:rsidRPr="29E00010">
        <w:rPr>
          <w:rFonts w:ascii="Arial" w:eastAsia="Arial" w:hAnsi="Arial" w:cs="Arial"/>
        </w:rPr>
        <w:t xml:space="preserve">For our analysis, we started with linear regression. The results revealed minimal to no linear relationships between the dependent variable and most independent variables. Linear regression is best suited for scenarios where there's a clear linear relationship between the independent and dependent variables; hence we explored alternative modeling techniques. We utilized 13 variables derived from a mock insurance quote from clovered insurance agency website (“Homeowners Insurance in Panama City Beach, Florida”). To identify the most influential factors, we employed random forest and gradient boosting models. Random forest emerged as the superior model, providing most accurate and insightful results. The top 6 variables, identified as the most influential factors by the random forest model, were selected for clustering purposes. </w:t>
      </w:r>
      <w:r w:rsidRPr="29E00010">
        <w:rPr>
          <w:rFonts w:ascii="Arial" w:eastAsia="Arial" w:hAnsi="Arial" w:cs="Arial"/>
          <w:i/>
          <w:iCs/>
          <w:sz w:val="20"/>
          <w:szCs w:val="20"/>
        </w:rPr>
        <w:t>(Appendix 1)</w:t>
      </w:r>
    </w:p>
    <w:p w14:paraId="4BAC2B89" w14:textId="2DCE2771" w:rsidR="001161AC" w:rsidRPr="006D109B" w:rsidRDefault="0058650A" w:rsidP="5558A75C">
      <w:pPr>
        <w:spacing w:after="120"/>
        <w:jc w:val="both"/>
        <w:rPr>
          <w:rFonts w:ascii="Arial" w:eastAsia="Arial" w:hAnsi="Arial" w:cs="Arial"/>
          <w:b/>
          <w:bCs/>
          <w:i/>
          <w:iCs/>
        </w:rPr>
      </w:pPr>
      <w:r w:rsidRPr="006D109B">
        <w:rPr>
          <w:rFonts w:ascii="Arial" w:eastAsia="Arial" w:hAnsi="Arial" w:cs="Arial"/>
          <w:b/>
          <w:bCs/>
          <w:i/>
          <w:iCs/>
        </w:rPr>
        <w:t>Initial variables</w:t>
      </w:r>
      <w:r w:rsidR="005D0A3A" w:rsidRPr="006D109B">
        <w:rPr>
          <w:rFonts w:ascii="Arial" w:eastAsia="Arial" w:hAnsi="Arial" w:cs="Arial"/>
          <w:b/>
          <w:bCs/>
          <w:i/>
          <w:iCs/>
        </w:rPr>
        <w:t xml:space="preserve"> </w:t>
      </w:r>
    </w:p>
    <w:p w14:paraId="24C2E56D" w14:textId="7A6BCCF9" w:rsidR="00424DF9" w:rsidRDefault="00424DF9" w:rsidP="001160FC">
      <w:pPr>
        <w:spacing w:after="120" w:line="240" w:lineRule="auto"/>
        <w:jc w:val="both"/>
        <w:rPr>
          <w:rFonts w:ascii="Arial" w:eastAsia="Arial" w:hAnsi="Arial" w:cs="Arial"/>
          <w:u w:val="single"/>
        </w:rPr>
      </w:pPr>
      <w:r>
        <w:rPr>
          <w:rFonts w:ascii="Arial" w:eastAsia="Arial" w:hAnsi="Arial" w:cs="Arial"/>
          <w:u w:val="single"/>
        </w:rPr>
        <w:t>Target Variable</w:t>
      </w:r>
      <w:r w:rsidR="0021597D" w:rsidRPr="0021597D">
        <w:rPr>
          <w:rFonts w:ascii="Arial" w:eastAsia="Arial" w:hAnsi="Arial" w:cs="Arial"/>
        </w:rPr>
        <w:t xml:space="preserve"> - Premiums</w:t>
      </w:r>
    </w:p>
    <w:p w14:paraId="30DD64E2" w14:textId="183FDB58" w:rsidR="005D0A3A" w:rsidRDefault="002673F3" w:rsidP="001160FC">
      <w:pPr>
        <w:spacing w:after="120" w:line="240" w:lineRule="auto"/>
        <w:jc w:val="both"/>
        <w:rPr>
          <w:rFonts w:ascii="Arial" w:eastAsia="Arial" w:hAnsi="Arial" w:cs="Arial"/>
        </w:rPr>
      </w:pPr>
      <w:r w:rsidRPr="47849C60">
        <w:rPr>
          <w:rFonts w:ascii="Arial" w:eastAsia="Arial" w:hAnsi="Arial" w:cs="Arial"/>
          <w:u w:val="single"/>
        </w:rPr>
        <w:t xml:space="preserve">Property </w:t>
      </w:r>
      <w:r w:rsidR="00887450" w:rsidRPr="47849C60">
        <w:rPr>
          <w:rFonts w:ascii="Arial" w:eastAsia="Arial" w:hAnsi="Arial" w:cs="Arial"/>
          <w:u w:val="single"/>
        </w:rPr>
        <w:t>A</w:t>
      </w:r>
      <w:r w:rsidRPr="47849C60">
        <w:rPr>
          <w:rFonts w:ascii="Arial" w:eastAsia="Arial" w:hAnsi="Arial" w:cs="Arial"/>
          <w:u w:val="single"/>
        </w:rPr>
        <w:t>ttributes</w:t>
      </w:r>
      <w:r w:rsidR="00990FE7" w:rsidRPr="47849C60">
        <w:rPr>
          <w:rFonts w:ascii="Arial" w:eastAsia="Arial" w:hAnsi="Arial" w:cs="Arial"/>
          <w:u w:val="single"/>
        </w:rPr>
        <w:t xml:space="preserve"> Data</w:t>
      </w:r>
      <w:r w:rsidR="00293347">
        <w:rPr>
          <w:rFonts w:ascii="Arial" w:eastAsia="Arial" w:hAnsi="Arial" w:cs="Arial"/>
        </w:rPr>
        <w:t xml:space="preserve"> -</w:t>
      </w:r>
      <w:r w:rsidR="005D0A3A">
        <w:rPr>
          <w:rFonts w:ascii="Arial" w:eastAsia="Arial" w:hAnsi="Arial" w:cs="Arial"/>
        </w:rPr>
        <w:t xml:space="preserve"> Property living</w:t>
      </w:r>
      <w:r w:rsidR="004805D1">
        <w:rPr>
          <w:rFonts w:ascii="Arial" w:eastAsia="Arial" w:hAnsi="Arial" w:cs="Arial"/>
        </w:rPr>
        <w:t xml:space="preserve"> square footage</w:t>
      </w:r>
      <w:r w:rsidR="005D0A3A">
        <w:rPr>
          <w:rFonts w:ascii="Arial" w:eastAsia="Arial" w:hAnsi="Arial" w:cs="Arial"/>
        </w:rPr>
        <w:t>, Roof cover type, Property year buil</w:t>
      </w:r>
      <w:r w:rsidR="004805D1">
        <w:rPr>
          <w:rFonts w:ascii="Arial" w:eastAsia="Arial" w:hAnsi="Arial" w:cs="Arial"/>
        </w:rPr>
        <w:t>t</w:t>
      </w:r>
      <w:r w:rsidR="005D0A3A">
        <w:rPr>
          <w:rFonts w:ascii="Arial" w:eastAsia="Arial" w:hAnsi="Arial" w:cs="Arial"/>
        </w:rPr>
        <w:t>, Building type description, Exterior walls description</w:t>
      </w:r>
      <w:r w:rsidR="00D67AEF">
        <w:rPr>
          <w:rFonts w:ascii="Arial" w:eastAsia="Arial" w:hAnsi="Arial" w:cs="Arial"/>
        </w:rPr>
        <w:t xml:space="preserve">, floor type </w:t>
      </w:r>
    </w:p>
    <w:p w14:paraId="3F19BFAC" w14:textId="4F1F6ADB" w:rsidR="00D72A25" w:rsidRDefault="008B2B76" w:rsidP="001160FC">
      <w:pPr>
        <w:spacing w:after="120" w:line="240" w:lineRule="auto"/>
        <w:jc w:val="both"/>
        <w:rPr>
          <w:rFonts w:ascii="Arial" w:eastAsia="Arial" w:hAnsi="Arial" w:cs="Arial"/>
        </w:rPr>
      </w:pPr>
      <w:r w:rsidRPr="47849C60">
        <w:rPr>
          <w:rFonts w:ascii="Arial" w:eastAsia="Arial" w:hAnsi="Arial" w:cs="Arial"/>
          <w:u w:val="single"/>
        </w:rPr>
        <w:t>Demographics</w:t>
      </w:r>
      <w:r w:rsidR="00990FE7" w:rsidRPr="47849C60">
        <w:rPr>
          <w:rFonts w:ascii="Arial" w:eastAsia="Arial" w:hAnsi="Arial" w:cs="Arial"/>
          <w:u w:val="single"/>
        </w:rPr>
        <w:t xml:space="preserve"> Data</w:t>
      </w:r>
      <w:r w:rsidR="00293347" w:rsidRPr="00424DF9">
        <w:rPr>
          <w:rFonts w:ascii="Arial" w:eastAsia="Arial" w:hAnsi="Arial" w:cs="Arial"/>
        </w:rPr>
        <w:t xml:space="preserve"> </w:t>
      </w:r>
      <w:r>
        <w:rPr>
          <w:rFonts w:ascii="Arial" w:eastAsia="Arial" w:hAnsi="Arial" w:cs="Arial"/>
        </w:rPr>
        <w:t xml:space="preserve">- </w:t>
      </w:r>
      <w:r w:rsidR="0071668E">
        <w:rPr>
          <w:rFonts w:ascii="Arial" w:eastAsia="Arial" w:hAnsi="Arial" w:cs="Arial"/>
        </w:rPr>
        <w:t xml:space="preserve">Property tenure </w:t>
      </w:r>
      <w:r w:rsidR="00282D91">
        <w:rPr>
          <w:rFonts w:ascii="Arial" w:eastAsia="Arial" w:hAnsi="Arial" w:cs="Arial"/>
        </w:rPr>
        <w:t xml:space="preserve">variable, </w:t>
      </w:r>
      <w:r w:rsidR="002718D8">
        <w:rPr>
          <w:rFonts w:ascii="Arial" w:eastAsia="Arial" w:hAnsi="Arial" w:cs="Arial"/>
        </w:rPr>
        <w:t xml:space="preserve">Age group, </w:t>
      </w:r>
      <w:r w:rsidR="00D72A25">
        <w:rPr>
          <w:rFonts w:ascii="Arial" w:eastAsia="Arial" w:hAnsi="Arial" w:cs="Arial"/>
        </w:rPr>
        <w:t>Income group</w:t>
      </w:r>
    </w:p>
    <w:p w14:paraId="3AAC08CB" w14:textId="0EE12B72" w:rsidR="002673F3" w:rsidRDefault="00346809" w:rsidP="001160FC">
      <w:pPr>
        <w:spacing w:after="120" w:line="240" w:lineRule="auto"/>
        <w:jc w:val="both"/>
        <w:rPr>
          <w:rFonts w:ascii="Arial" w:eastAsia="Arial" w:hAnsi="Arial" w:cs="Arial"/>
        </w:rPr>
      </w:pPr>
      <w:r w:rsidRPr="47849C60">
        <w:rPr>
          <w:rFonts w:ascii="Arial" w:eastAsia="Arial" w:hAnsi="Arial" w:cs="Arial"/>
          <w:u w:val="single"/>
        </w:rPr>
        <w:t>Flood risk</w:t>
      </w:r>
      <w:r w:rsidR="00990FE7" w:rsidRPr="47849C60">
        <w:rPr>
          <w:rFonts w:ascii="Arial" w:eastAsia="Arial" w:hAnsi="Arial" w:cs="Arial"/>
          <w:u w:val="single"/>
        </w:rPr>
        <w:t xml:space="preserve"> Data</w:t>
      </w:r>
      <w:r w:rsidR="00424DF9" w:rsidRPr="00424DF9">
        <w:rPr>
          <w:rFonts w:ascii="Arial" w:eastAsia="Arial" w:hAnsi="Arial" w:cs="Arial"/>
        </w:rPr>
        <w:t xml:space="preserve"> </w:t>
      </w:r>
      <w:r>
        <w:rPr>
          <w:rFonts w:ascii="Arial" w:eastAsia="Arial" w:hAnsi="Arial" w:cs="Arial"/>
        </w:rPr>
        <w:t>-</w:t>
      </w:r>
      <w:r w:rsidR="00990FE7">
        <w:rPr>
          <w:rFonts w:ascii="Arial" w:eastAsia="Arial" w:hAnsi="Arial" w:cs="Arial"/>
        </w:rPr>
        <w:t xml:space="preserve"> </w:t>
      </w:r>
      <w:r w:rsidR="00E97EE2" w:rsidRPr="00E97EE2">
        <w:rPr>
          <w:rFonts w:ascii="Arial" w:eastAsia="Arial" w:hAnsi="Arial" w:cs="Arial"/>
        </w:rPr>
        <w:t>Flood zone</w:t>
      </w:r>
      <w:r w:rsidR="00E97EE2">
        <w:rPr>
          <w:rFonts w:ascii="Arial" w:eastAsia="Arial" w:hAnsi="Arial" w:cs="Arial"/>
        </w:rPr>
        <w:t xml:space="preserve">, </w:t>
      </w:r>
      <w:r w:rsidR="00977CEB">
        <w:rPr>
          <w:rFonts w:ascii="Arial" w:eastAsia="Arial" w:hAnsi="Arial" w:cs="Arial"/>
        </w:rPr>
        <w:t xml:space="preserve">Elevation, </w:t>
      </w:r>
      <w:r w:rsidR="006E3BFC">
        <w:rPr>
          <w:rFonts w:ascii="Arial" w:eastAsia="Arial" w:hAnsi="Arial" w:cs="Arial"/>
        </w:rPr>
        <w:t>100-year</w:t>
      </w:r>
      <w:r w:rsidR="00E2344B">
        <w:rPr>
          <w:rFonts w:ascii="Arial" w:eastAsia="Arial" w:hAnsi="Arial" w:cs="Arial"/>
        </w:rPr>
        <w:t xml:space="preserve"> flood zone distance</w:t>
      </w:r>
    </w:p>
    <w:p w14:paraId="7D11B203" w14:textId="2B3EFCB2" w:rsidR="0009003D" w:rsidRDefault="00390608" w:rsidP="001160FC">
      <w:pPr>
        <w:spacing w:after="120" w:line="240" w:lineRule="auto"/>
        <w:jc w:val="both"/>
        <w:rPr>
          <w:rFonts w:ascii="Arial" w:eastAsia="Arial" w:hAnsi="Arial" w:cs="Arial"/>
        </w:rPr>
      </w:pPr>
      <w:r w:rsidRPr="47849C60">
        <w:rPr>
          <w:rFonts w:ascii="Arial" w:eastAsia="Arial" w:hAnsi="Arial" w:cs="Arial"/>
          <w:u w:val="single"/>
        </w:rPr>
        <w:t>Coastal Risk Data</w:t>
      </w:r>
      <w:r w:rsidR="00424DF9" w:rsidRPr="00424DF9">
        <w:rPr>
          <w:rFonts w:ascii="Arial" w:eastAsia="Arial" w:hAnsi="Arial" w:cs="Arial"/>
        </w:rPr>
        <w:t xml:space="preserve"> </w:t>
      </w:r>
      <w:r>
        <w:rPr>
          <w:rFonts w:ascii="Arial" w:eastAsia="Arial" w:hAnsi="Arial" w:cs="Arial"/>
        </w:rPr>
        <w:t xml:space="preserve">- </w:t>
      </w:r>
      <w:r w:rsidR="00435E72">
        <w:rPr>
          <w:rFonts w:ascii="Arial" w:eastAsia="Arial" w:hAnsi="Arial" w:cs="Arial"/>
        </w:rPr>
        <w:t xml:space="preserve">Distance to </w:t>
      </w:r>
      <w:r w:rsidR="00424DF9">
        <w:rPr>
          <w:rFonts w:ascii="Arial" w:eastAsia="Arial" w:hAnsi="Arial" w:cs="Arial"/>
        </w:rPr>
        <w:t>the nearest</w:t>
      </w:r>
      <w:r w:rsidR="00435E72">
        <w:rPr>
          <w:rFonts w:ascii="Arial" w:eastAsia="Arial" w:hAnsi="Arial" w:cs="Arial"/>
        </w:rPr>
        <w:t xml:space="preserve"> coast</w:t>
      </w:r>
    </w:p>
    <w:p w14:paraId="111488FD" w14:textId="2FD3C553" w:rsidR="0009003D" w:rsidRPr="006D109B" w:rsidRDefault="00440824" w:rsidP="5558A75C">
      <w:pPr>
        <w:spacing w:after="120"/>
        <w:jc w:val="both"/>
        <w:rPr>
          <w:rFonts w:ascii="Arial" w:eastAsia="Arial" w:hAnsi="Arial" w:cs="Arial"/>
          <w:b/>
          <w:bCs/>
          <w:i/>
          <w:iCs/>
        </w:rPr>
      </w:pPr>
      <w:r w:rsidRPr="006D109B">
        <w:rPr>
          <w:rFonts w:ascii="Arial" w:eastAsia="Arial" w:hAnsi="Arial" w:cs="Arial"/>
          <w:b/>
          <w:bCs/>
          <w:i/>
          <w:iCs/>
        </w:rPr>
        <w:lastRenderedPageBreak/>
        <w:t>Variables used for clustering</w:t>
      </w:r>
    </w:p>
    <w:p w14:paraId="2B3ABF3E" w14:textId="4E73D283" w:rsidR="00D92AE4" w:rsidRDefault="00CC5F13" w:rsidP="5558A75C">
      <w:pPr>
        <w:spacing w:after="120"/>
        <w:jc w:val="both"/>
        <w:rPr>
          <w:rFonts w:ascii="Arial" w:eastAsia="Arial" w:hAnsi="Arial" w:cs="Arial"/>
        </w:rPr>
      </w:pPr>
      <w:r>
        <w:rPr>
          <w:rFonts w:ascii="Arial" w:eastAsia="Arial" w:hAnsi="Arial" w:cs="Arial"/>
        </w:rPr>
        <w:t>Property living sq ft,</w:t>
      </w:r>
      <w:r w:rsidR="00061E7A">
        <w:rPr>
          <w:rFonts w:ascii="Arial" w:eastAsia="Arial" w:hAnsi="Arial" w:cs="Arial"/>
        </w:rPr>
        <w:t xml:space="preserve"> Elevation,</w:t>
      </w:r>
      <w:r w:rsidR="00B73F77" w:rsidRPr="00B73F77">
        <w:rPr>
          <w:rFonts w:ascii="Arial" w:eastAsia="Arial" w:hAnsi="Arial" w:cs="Arial"/>
        </w:rPr>
        <w:t xml:space="preserve"> </w:t>
      </w:r>
      <w:r w:rsidR="00B73F77">
        <w:rPr>
          <w:rFonts w:ascii="Arial" w:eastAsia="Arial" w:hAnsi="Arial" w:cs="Arial"/>
        </w:rPr>
        <w:t>Distance to nearest coast,</w:t>
      </w:r>
      <w:r w:rsidR="002525F3">
        <w:rPr>
          <w:rFonts w:ascii="Arial" w:eastAsia="Arial" w:hAnsi="Arial" w:cs="Arial"/>
        </w:rPr>
        <w:t xml:space="preserve"> Property year build,</w:t>
      </w:r>
      <w:r w:rsidR="00F966EE">
        <w:rPr>
          <w:rFonts w:ascii="Arial" w:eastAsia="Arial" w:hAnsi="Arial" w:cs="Arial"/>
        </w:rPr>
        <w:t xml:space="preserve"> </w:t>
      </w:r>
      <w:r w:rsidR="006E3BFC">
        <w:rPr>
          <w:rFonts w:ascii="Arial" w:eastAsia="Arial" w:hAnsi="Arial" w:cs="Arial"/>
        </w:rPr>
        <w:t>100-year</w:t>
      </w:r>
      <w:r w:rsidR="00F966EE">
        <w:rPr>
          <w:rFonts w:ascii="Arial" w:eastAsia="Arial" w:hAnsi="Arial" w:cs="Arial"/>
        </w:rPr>
        <w:t xml:space="preserve"> flood zone distance,</w:t>
      </w:r>
      <w:r w:rsidR="006D4AF4">
        <w:rPr>
          <w:rFonts w:ascii="Arial" w:eastAsia="Arial" w:hAnsi="Arial" w:cs="Arial"/>
        </w:rPr>
        <w:t xml:space="preserve"> Age group</w:t>
      </w:r>
    </w:p>
    <w:p w14:paraId="7ABE1088" w14:textId="4E4F4785" w:rsidR="004A7594" w:rsidRDefault="006C2393" w:rsidP="006D109B">
      <w:pPr>
        <w:pStyle w:val="Heading2"/>
        <w:numPr>
          <w:ilvl w:val="0"/>
          <w:numId w:val="0"/>
        </w:numPr>
        <w:spacing w:before="180"/>
        <w:ind w:left="360" w:hanging="360"/>
      </w:pPr>
      <w:r>
        <w:t xml:space="preserve">Segment the market by </w:t>
      </w:r>
      <w:r w:rsidR="00917E06">
        <w:t xml:space="preserve">the </w:t>
      </w:r>
      <w:r w:rsidR="008E719F">
        <w:t>selected key features</w:t>
      </w:r>
    </w:p>
    <w:p w14:paraId="0BE94779" w14:textId="70997979" w:rsidR="002E754D" w:rsidRPr="006D109B" w:rsidRDefault="00BA78B0" w:rsidP="0BC7D538">
      <w:pPr>
        <w:spacing w:after="120"/>
        <w:rPr>
          <w:b/>
          <w:bCs/>
          <w:i/>
          <w:iCs/>
        </w:rPr>
      </w:pPr>
      <w:r w:rsidRPr="006D109B">
        <w:rPr>
          <w:b/>
          <w:bCs/>
          <w:i/>
          <w:iCs/>
        </w:rPr>
        <w:t>Flo</w:t>
      </w:r>
      <w:r w:rsidR="00F801A9" w:rsidRPr="006D109B">
        <w:rPr>
          <w:b/>
          <w:bCs/>
          <w:i/>
          <w:iCs/>
        </w:rPr>
        <w:t>od Risk Score Development</w:t>
      </w:r>
    </w:p>
    <w:p w14:paraId="5AB5B74A" w14:textId="0F24D1D7" w:rsidR="004A7594" w:rsidRPr="002E754D" w:rsidRDefault="00AD20DB" w:rsidP="0BC7D538">
      <w:pPr>
        <w:spacing w:after="120"/>
        <w:rPr>
          <w:i/>
          <w:iCs/>
        </w:rPr>
      </w:pPr>
      <w:r w:rsidRPr="00AD20DB">
        <w:t>To better understand flood risks in Panama City</w:t>
      </w:r>
      <w:r w:rsidR="752E7545">
        <w:t xml:space="preserve"> beyond the FEMA flood </w:t>
      </w:r>
      <w:r w:rsidR="00F02536">
        <w:t>z</w:t>
      </w:r>
      <w:r w:rsidR="752E7545">
        <w:t>ones in Bay County</w:t>
      </w:r>
      <w:r w:rsidRPr="00AD20DB">
        <w:t>, we developed a Flood Risk Score combining two critical factors</w:t>
      </w:r>
      <w:r w:rsidR="004B3EA4">
        <w:t xml:space="preserve"> that we gained from Random Forest model</w:t>
      </w:r>
      <w:r w:rsidRPr="00AD20DB">
        <w:t>: Address Elevation and Distance to Flood Zone.</w:t>
      </w:r>
    </w:p>
    <w:p w14:paraId="1D1D1B38" w14:textId="5C9D4746" w:rsidR="00D3766D" w:rsidRDefault="00D3766D" w:rsidP="0BC7D538">
      <w:pPr>
        <w:spacing w:after="120"/>
      </w:pPr>
      <w:r>
        <w:t xml:space="preserve">The </w:t>
      </w:r>
      <w:r w:rsidR="009274C5">
        <w:t xml:space="preserve">formula for Flood Risk Score is </w:t>
      </w:r>
      <w:r w:rsidR="009F07B4">
        <w:t>as follows:</w:t>
      </w:r>
    </w:p>
    <w:p w14:paraId="37C81E36" w14:textId="25AE83C7" w:rsidR="009F07B4" w:rsidRDefault="00E9575A" w:rsidP="00F064C5">
      <w:pPr>
        <w:spacing w:after="120"/>
        <w:jc w:val="center"/>
      </w:pPr>
      <w:r>
        <w:rPr>
          <w:noProof/>
          <w:lang w:eastAsia="en-US"/>
        </w:rPr>
        <w:drawing>
          <wp:inline distT="0" distB="0" distL="0" distR="0" wp14:anchorId="33023067" wp14:editId="0F7891B4">
            <wp:extent cx="3881404" cy="395644"/>
            <wp:effectExtent l="0" t="0" r="5080" b="4445"/>
            <wp:docPr id="20650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986777" cy="406385"/>
                    </a:xfrm>
                    <a:prstGeom prst="rect">
                      <a:avLst/>
                    </a:prstGeom>
                  </pic:spPr>
                </pic:pic>
              </a:graphicData>
            </a:graphic>
          </wp:inline>
        </w:drawing>
      </w:r>
    </w:p>
    <w:p w14:paraId="446DC696" w14:textId="3F670059" w:rsidR="00E9575A" w:rsidRPr="00424DF9" w:rsidRDefault="00E9575A" w:rsidP="00F064C5">
      <w:pPr>
        <w:spacing w:after="120"/>
        <w:ind w:firstLine="450"/>
        <w:rPr>
          <w:sz w:val="20"/>
          <w:szCs w:val="20"/>
        </w:rPr>
      </w:pPr>
      <w:r w:rsidRPr="00424DF9">
        <w:rPr>
          <w:sz w:val="20"/>
          <w:szCs w:val="20"/>
        </w:rPr>
        <w:t>where:</w:t>
      </w:r>
    </w:p>
    <w:p w14:paraId="3761B4E8" w14:textId="77777777" w:rsidR="00C52E84" w:rsidRDefault="0054526F" w:rsidP="29E00010">
      <w:pPr>
        <w:spacing w:after="120"/>
        <w:rPr>
          <w:rFonts w:eastAsiaTheme="minorEastAsia"/>
          <w:b/>
          <w:bCs/>
          <w:sz w:val="20"/>
          <w:szCs w:val="20"/>
        </w:rPr>
      </w:pPr>
      <w:r w:rsidRPr="00424DF9">
        <w:rPr>
          <w:sz w:val="20"/>
          <w:szCs w:val="20"/>
        </w:rPr>
        <w:t xml:space="preserve"> </w:t>
      </w:r>
      <m:oMath>
        <m:r>
          <w:rPr>
            <w:rFonts w:ascii="Cambria Math" w:hAnsi="Cambria Math"/>
            <w:sz w:val="20"/>
            <w:szCs w:val="20"/>
          </w:rPr>
          <m:t xml:space="preserve">w1:Weight for elevation= </m:t>
        </m:r>
        <m:f>
          <m:fPr>
            <m:ctrlPr>
              <w:rPr>
                <w:rFonts w:ascii="Cambria Math" w:hAnsi="Cambria Math" w:cstheme="minorHAnsi"/>
                <w:i/>
                <w:sz w:val="20"/>
                <w:szCs w:val="20"/>
              </w:rPr>
            </m:ctrlPr>
          </m:fPr>
          <m:num>
            <m:r>
              <w:rPr>
                <w:rFonts w:ascii="Cambria Math" w:hAnsi="Cambria Math" w:cstheme="minorHAnsi"/>
                <w:sz w:val="20"/>
                <w:szCs w:val="20"/>
              </w:rPr>
              <m:t>Importance Score of Elevation</m:t>
            </m:r>
          </m:num>
          <m:den>
            <m:r>
              <w:rPr>
                <w:rFonts w:ascii="Cambria Math" w:hAnsi="Cambria Math" w:cstheme="minorHAnsi"/>
                <w:sz w:val="20"/>
                <w:szCs w:val="20"/>
              </w:rPr>
              <m:t>Importance Score of Elevation+Importance Score of Flood zone distance</m:t>
            </m:r>
          </m:den>
        </m:f>
        <m:r>
          <w:rPr>
            <w:rFonts w:ascii="Cambria Math" w:hAnsi="Cambria Math" w:cstheme="minorHAnsi"/>
            <w:sz w:val="20"/>
            <w:szCs w:val="20"/>
          </w:rPr>
          <m:t xml:space="preserve">= </m:t>
        </m:r>
        <m:r>
          <m:rPr>
            <m:sty m:val="bi"/>
          </m:rPr>
          <w:rPr>
            <w:rFonts w:ascii="Cambria Math" w:hAnsi="Cambria Math"/>
            <w:sz w:val="20"/>
            <w:szCs w:val="20"/>
          </w:rPr>
          <m:t>0.55</m:t>
        </m:r>
      </m:oMath>
      <w:r w:rsidR="00937D84" w:rsidRPr="29E00010">
        <w:rPr>
          <w:rFonts w:eastAsiaTheme="minorEastAsia"/>
          <w:b/>
          <w:bCs/>
          <w:sz w:val="20"/>
          <w:szCs w:val="20"/>
        </w:rPr>
        <w:t xml:space="preserve"> </w:t>
      </w:r>
      <w:r w:rsidR="00C52E84" w:rsidRPr="29E00010">
        <w:rPr>
          <w:rFonts w:eastAsiaTheme="minorEastAsia"/>
          <w:b/>
          <w:bCs/>
          <w:sz w:val="20"/>
          <w:szCs w:val="20"/>
        </w:rPr>
        <w:t xml:space="preserve">  </w:t>
      </w:r>
    </w:p>
    <w:p w14:paraId="733BD5A9" w14:textId="77777777" w:rsidR="00C52E84" w:rsidRPr="002D1411" w:rsidRDefault="00C52E84" w:rsidP="00F5492D">
      <w:pPr>
        <w:spacing w:after="120"/>
        <w:ind w:firstLine="450"/>
        <w:rPr>
          <w:rFonts w:eastAsiaTheme="minorEastAsia"/>
          <w:b/>
          <w:bCs/>
          <w:sz w:val="2"/>
          <w:szCs w:val="2"/>
        </w:rPr>
      </w:pPr>
    </w:p>
    <w:p w14:paraId="7BF16188" w14:textId="72F1313B" w:rsidR="00F5492D" w:rsidRPr="00F02536" w:rsidRDefault="00C52E84" w:rsidP="29E00010">
      <w:pPr>
        <w:spacing w:after="120"/>
        <w:rPr>
          <w:rFonts w:eastAsiaTheme="minorEastAsia"/>
          <w:b/>
          <w:bCs/>
          <w:sz w:val="20"/>
          <w:szCs w:val="20"/>
        </w:rPr>
      </w:pPr>
      <w:r w:rsidRPr="29E00010">
        <w:rPr>
          <w:rFonts w:eastAsiaTheme="minorEastAsia"/>
          <w:b/>
          <w:bCs/>
          <w:sz w:val="20"/>
          <w:szCs w:val="20"/>
        </w:rPr>
        <w:t xml:space="preserve"> </w:t>
      </w:r>
      <m:oMath>
        <m:r>
          <w:rPr>
            <w:rFonts w:ascii="Cambria Math" w:hAnsi="Cambria Math"/>
            <w:sz w:val="20"/>
            <w:szCs w:val="20"/>
          </w:rPr>
          <m:t xml:space="preserve">w2:Weight for distance= </m:t>
        </m:r>
        <m:f>
          <m:fPr>
            <m:ctrlPr>
              <w:rPr>
                <w:rFonts w:ascii="Cambria Math" w:hAnsi="Cambria Math" w:cstheme="minorHAnsi"/>
                <w:i/>
                <w:sz w:val="20"/>
                <w:szCs w:val="20"/>
              </w:rPr>
            </m:ctrlPr>
          </m:fPr>
          <m:num>
            <m:r>
              <w:rPr>
                <w:rFonts w:ascii="Cambria Math" w:hAnsi="Cambria Math" w:cstheme="minorHAnsi"/>
                <w:sz w:val="20"/>
                <w:szCs w:val="20"/>
              </w:rPr>
              <m:t>Importance Score of Elevation</m:t>
            </m:r>
          </m:num>
          <m:den>
            <m:r>
              <w:rPr>
                <w:rFonts w:ascii="Cambria Math" w:hAnsi="Cambria Math" w:cstheme="minorHAnsi"/>
                <w:sz w:val="20"/>
                <w:szCs w:val="20"/>
              </w:rPr>
              <m:t>Importance Score of Elevation+Importance Score of Flood zone distance</m:t>
            </m:r>
          </m:den>
        </m:f>
        <m:r>
          <w:rPr>
            <w:rFonts w:ascii="Cambria Math" w:hAnsi="Cambria Math" w:cstheme="minorHAnsi"/>
            <w:sz w:val="20"/>
            <w:szCs w:val="20"/>
          </w:rPr>
          <m:t xml:space="preserve">= </m:t>
        </m:r>
        <m:r>
          <m:rPr>
            <m:sty m:val="bi"/>
          </m:rPr>
          <w:rPr>
            <w:rFonts w:ascii="Cambria Math" w:hAnsi="Cambria Math"/>
            <w:sz w:val="20"/>
            <w:szCs w:val="20"/>
          </w:rPr>
          <m:t>0.45</m:t>
        </m:r>
      </m:oMath>
    </w:p>
    <w:p w14:paraId="3EAB8C5B" w14:textId="70590EEF" w:rsidR="0054526F" w:rsidRDefault="00EF283C" w:rsidP="5558A75C">
      <w:pPr>
        <w:spacing w:after="120"/>
        <w:jc w:val="both"/>
      </w:pPr>
      <w:r w:rsidRPr="00EF283C">
        <w:t xml:space="preserve">Weights for elevation (0.55) and distance (0.45) are </w:t>
      </w:r>
      <w:r>
        <w:t>computed</w:t>
      </w:r>
      <w:r w:rsidRPr="00EF283C">
        <w:t xml:space="preserve"> </w:t>
      </w:r>
      <w:r>
        <w:t>based on</w:t>
      </w:r>
      <w:r w:rsidRPr="00EF283C">
        <w:t xml:space="preserve"> the</w:t>
      </w:r>
      <w:r>
        <w:t>ir relative</w:t>
      </w:r>
      <w:r w:rsidRPr="00EF283C">
        <w:t xml:space="preserve"> importance scores </w:t>
      </w:r>
      <w:r>
        <w:t>from</w:t>
      </w:r>
      <w:r w:rsidRPr="00EF283C">
        <w:t xml:space="preserve"> the Random Forest model. These weights align with the observation that in low-lying areas like Panama City, </w:t>
      </w:r>
      <w:r w:rsidR="00AA6F9F">
        <w:t xml:space="preserve">even </w:t>
      </w:r>
      <w:r w:rsidRPr="00EF283C">
        <w:t xml:space="preserve">small elevation changes significantly affect flood risk. This metric provides a balanced and comprehensive </w:t>
      </w:r>
      <w:r w:rsidR="00AA6F9F">
        <w:t>assessment</w:t>
      </w:r>
      <w:r w:rsidRPr="00EF283C">
        <w:t xml:space="preserve"> </w:t>
      </w:r>
      <w:r w:rsidR="00F80C28">
        <w:t>of</w:t>
      </w:r>
      <w:r w:rsidRPr="00EF283C">
        <w:t xml:space="preserve"> flood </w:t>
      </w:r>
      <w:r w:rsidR="00AA6F9F">
        <w:t>risk</w:t>
      </w:r>
      <w:r w:rsidRPr="00EF283C">
        <w:t>.</w:t>
      </w:r>
    </w:p>
    <w:p w14:paraId="28FE42FC" w14:textId="7D849FD7" w:rsidR="009F3B46" w:rsidRPr="006D109B" w:rsidRDefault="00CA150A" w:rsidP="5558A75C">
      <w:pPr>
        <w:spacing w:after="120"/>
        <w:jc w:val="both"/>
        <w:rPr>
          <w:b/>
          <w:bCs/>
          <w:i/>
          <w:iCs/>
        </w:rPr>
      </w:pPr>
      <w:r w:rsidRPr="006D109B">
        <w:rPr>
          <w:b/>
          <w:bCs/>
          <w:i/>
          <w:iCs/>
        </w:rPr>
        <w:t xml:space="preserve">Why do </w:t>
      </w:r>
      <w:r w:rsidR="008205F3" w:rsidRPr="006D109B">
        <w:rPr>
          <w:b/>
          <w:bCs/>
          <w:i/>
          <w:iCs/>
        </w:rPr>
        <w:t xml:space="preserve">we </w:t>
      </w:r>
      <w:r w:rsidR="00811BFC" w:rsidRPr="006D109B">
        <w:rPr>
          <w:b/>
          <w:bCs/>
          <w:i/>
          <w:iCs/>
        </w:rPr>
        <w:t>choose</w:t>
      </w:r>
      <w:r w:rsidR="003C7175" w:rsidRPr="006D109B">
        <w:rPr>
          <w:b/>
          <w:bCs/>
          <w:i/>
          <w:iCs/>
        </w:rPr>
        <w:t xml:space="preserve"> </w:t>
      </w:r>
      <w:r w:rsidR="006F6301" w:rsidRPr="006D109B">
        <w:rPr>
          <w:b/>
          <w:bCs/>
          <w:i/>
          <w:iCs/>
        </w:rPr>
        <w:t>Clustering Mo</w:t>
      </w:r>
      <w:r w:rsidR="00C4486E" w:rsidRPr="006D109B">
        <w:rPr>
          <w:b/>
          <w:bCs/>
          <w:i/>
          <w:iCs/>
        </w:rPr>
        <w:t>del</w:t>
      </w:r>
      <w:r w:rsidR="003C7175" w:rsidRPr="006D109B">
        <w:rPr>
          <w:b/>
          <w:bCs/>
          <w:i/>
          <w:iCs/>
        </w:rPr>
        <w:t>?</w:t>
      </w:r>
    </w:p>
    <w:p w14:paraId="535A5C64" w14:textId="08DB1231" w:rsidR="00435401" w:rsidRDefault="00712E07" w:rsidP="5558A75C">
      <w:pPr>
        <w:spacing w:after="120"/>
        <w:jc w:val="both"/>
      </w:pPr>
      <w:r w:rsidRPr="00712E07">
        <w:t xml:space="preserve">To segment the Panama City market by exposure to high-risk areas, we used clustering to group properties into distinct segments based on key features. This segmentation supports actionable recommendations for </w:t>
      </w:r>
      <w:r>
        <w:t>insurance companies regarding risk management</w:t>
      </w:r>
      <w:r w:rsidRPr="00712E07">
        <w:t>.</w:t>
      </w:r>
    </w:p>
    <w:p w14:paraId="5FE45FC8" w14:textId="77767B15" w:rsidR="00246C05" w:rsidRPr="006D109B" w:rsidRDefault="00832DB2" w:rsidP="0BC7D538">
      <w:pPr>
        <w:spacing w:after="120"/>
        <w:rPr>
          <w:b/>
          <w:bCs/>
          <w:i/>
          <w:iCs/>
        </w:rPr>
      </w:pPr>
      <w:r w:rsidRPr="006D109B">
        <w:rPr>
          <w:b/>
          <w:bCs/>
          <w:i/>
          <w:iCs/>
        </w:rPr>
        <w:t>K-Prototypes Model</w:t>
      </w:r>
    </w:p>
    <w:p w14:paraId="51C867E2" w14:textId="6B36DF09" w:rsidR="21B5DE51" w:rsidRDefault="008800AA" w:rsidP="21B5DE51">
      <w:pPr>
        <w:spacing w:after="120"/>
        <w:jc w:val="both"/>
      </w:pPr>
      <w:r>
        <w:t xml:space="preserve">Regarding </w:t>
      </w:r>
      <w:r w:rsidR="006741F1">
        <w:t xml:space="preserve">clustering models, </w:t>
      </w:r>
      <w:r w:rsidRPr="008800AA">
        <w:t>K-Means is designed for numerical data, using Euclidean distance, while K-Modes specializes in categorical data with Hamming distance. Since our dataset includes both numerical variables (Flood Risk Score, Living Square Footage, Year Built, Distance to Nearest Coast) and a categorical variable (Adult Age Group), we opted for the more advanced K-Prototypes model. This approach combines the strengths of K-Means and K-Modes, making it ideal for handling mixed data types and delivering precise clustering outcomes.</w:t>
      </w:r>
    </w:p>
    <w:p w14:paraId="4BABB284" w14:textId="2E91B585" w:rsidR="000B5F6E" w:rsidRPr="006D109B" w:rsidRDefault="002D2D2A" w:rsidP="5558A75C">
      <w:pPr>
        <w:spacing w:after="120"/>
        <w:jc w:val="both"/>
        <w:rPr>
          <w:b/>
          <w:bCs/>
          <w:i/>
          <w:iCs/>
        </w:rPr>
      </w:pPr>
      <w:r w:rsidRPr="006D109B">
        <w:rPr>
          <w:b/>
          <w:bCs/>
          <w:i/>
          <w:iCs/>
        </w:rPr>
        <w:t>Identify optimal number of clusters by Elbow Method</w:t>
      </w:r>
    </w:p>
    <w:p w14:paraId="11EC39B8" w14:textId="2F2D0A0C" w:rsidR="00BC1DD2" w:rsidRDefault="00990035" w:rsidP="5558A75C">
      <w:pPr>
        <w:spacing w:after="120"/>
        <w:jc w:val="both"/>
      </w:pPr>
      <w:r>
        <w:t xml:space="preserve">The Elbow Method was applied to determine the optimal number of clusters for segmenting the data. The graph above illustrates the relationship between the number of clusters and the cost (within-cluster sum of squares). A noticeable "elbow" occurs at n=4, where the reduction in cost begins to diminish. This indicates that using four clusters provides a balance between minimizing </w:t>
      </w:r>
      <w:r>
        <w:lastRenderedPageBreak/>
        <w:t>intra-cluster variance and avoiding over-segmentation, making n=4 the optimal choice for clustering in this analysis.</w:t>
      </w:r>
      <w:r w:rsidR="007551E2">
        <w:t xml:space="preserve"> </w:t>
      </w:r>
      <w:r w:rsidR="005D07C4" w:rsidRPr="00071EE7">
        <w:rPr>
          <w:i/>
          <w:iCs/>
          <w:sz w:val="20"/>
          <w:szCs w:val="20"/>
        </w:rPr>
        <w:t xml:space="preserve">(Appendix </w:t>
      </w:r>
      <w:r w:rsidR="00C517AC" w:rsidRPr="00071EE7">
        <w:rPr>
          <w:i/>
          <w:iCs/>
          <w:sz w:val="20"/>
          <w:szCs w:val="20"/>
        </w:rPr>
        <w:t>2</w:t>
      </w:r>
      <w:r w:rsidR="005D07C4" w:rsidRPr="00071EE7">
        <w:rPr>
          <w:i/>
          <w:iCs/>
          <w:sz w:val="20"/>
          <w:szCs w:val="20"/>
        </w:rPr>
        <w:t>)</w:t>
      </w:r>
    </w:p>
    <w:p w14:paraId="16D005F7" w14:textId="6C033D38" w:rsidR="00473598" w:rsidRPr="006D109B" w:rsidRDefault="00BC1DD2" w:rsidP="0BC7D538">
      <w:pPr>
        <w:spacing w:after="120"/>
        <w:rPr>
          <w:b/>
          <w:bCs/>
          <w:i/>
          <w:iCs/>
        </w:rPr>
      </w:pPr>
      <w:r w:rsidRPr="006D109B">
        <w:rPr>
          <w:b/>
          <w:bCs/>
          <w:i/>
          <w:iCs/>
        </w:rPr>
        <w:t>Result of Clusters</w:t>
      </w:r>
    </w:p>
    <w:p w14:paraId="151BDED3" w14:textId="1F43165E" w:rsidR="00145F2C" w:rsidRDefault="00D67A7E" w:rsidP="5558A75C">
      <w:pPr>
        <w:spacing w:after="120"/>
        <w:jc w:val="both"/>
      </w:pPr>
      <w:r>
        <w:t>The table summarizes the key characteristics of the four clusters identified in the analysis. The values shown represent the mean statistics for each cluster, highlighting differences in flood risk levels, property characteristics (size and year built), and population demographics.</w:t>
      </w:r>
    </w:p>
    <w:tbl>
      <w:tblPr>
        <w:tblStyle w:val="GridTable6Colorful-Accent4"/>
        <w:tblW w:w="10080" w:type="dxa"/>
        <w:tblInd w:w="-365" w:type="dxa"/>
        <w:tblLook w:val="04A0" w:firstRow="1" w:lastRow="0" w:firstColumn="1" w:lastColumn="0" w:noHBand="0" w:noVBand="1"/>
      </w:tblPr>
      <w:tblGrid>
        <w:gridCol w:w="1260"/>
        <w:gridCol w:w="1820"/>
        <w:gridCol w:w="1394"/>
        <w:gridCol w:w="1710"/>
        <w:gridCol w:w="1440"/>
        <w:gridCol w:w="2456"/>
      </w:tblGrid>
      <w:tr w:rsidR="0017126B" w:rsidRPr="007C7912" w14:paraId="03371A96" w14:textId="77777777" w:rsidTr="00005969">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A60BF27" w14:textId="77777777" w:rsidR="0017126B" w:rsidRPr="007C7912" w:rsidRDefault="0017126B" w:rsidP="0BC7D538">
            <w:pPr>
              <w:jc w:val="center"/>
              <w:rPr>
                <w:rFonts w:eastAsia="Times New Roman"/>
                <w:color w:val="000000"/>
                <w:lang w:eastAsia="en-US"/>
              </w:rPr>
            </w:pPr>
            <w:r w:rsidRPr="007C7912">
              <w:rPr>
                <w:rFonts w:eastAsia="Times New Roman"/>
                <w:lang w:eastAsia="en-US"/>
              </w:rPr>
              <w:t>Cluster</w:t>
            </w:r>
          </w:p>
        </w:tc>
        <w:tc>
          <w:tcPr>
            <w:tcW w:w="1820" w:type="dxa"/>
            <w:noWrap/>
            <w:vAlign w:val="center"/>
            <w:hideMark/>
          </w:tcPr>
          <w:p w14:paraId="6C9222A4" w14:textId="77777777" w:rsidR="0017126B" w:rsidRPr="007C7912" w:rsidRDefault="0017126B" w:rsidP="0BC7D538">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Flood Risk</w:t>
            </w:r>
          </w:p>
        </w:tc>
        <w:tc>
          <w:tcPr>
            <w:tcW w:w="1394" w:type="dxa"/>
            <w:vAlign w:val="center"/>
          </w:tcPr>
          <w:p w14:paraId="77EDC82C" w14:textId="2981E383" w:rsidR="0017126B" w:rsidRPr="007C7912" w:rsidRDefault="003432A3" w:rsidP="0BC7D538">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US"/>
              </w:rPr>
            </w:pPr>
            <w:r w:rsidRPr="5558A75C">
              <w:rPr>
                <w:rFonts w:eastAsia="Times New Roman"/>
                <w:lang w:eastAsia="en-US"/>
              </w:rPr>
              <w:t>Distance to Coast</w:t>
            </w:r>
          </w:p>
        </w:tc>
        <w:tc>
          <w:tcPr>
            <w:tcW w:w="1710" w:type="dxa"/>
            <w:noWrap/>
            <w:vAlign w:val="center"/>
            <w:hideMark/>
          </w:tcPr>
          <w:p w14:paraId="3D47E7F0" w14:textId="2EAE833F" w:rsidR="0017126B" w:rsidRPr="007C7912" w:rsidRDefault="0017126B" w:rsidP="0BC7D538">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Property Size</w:t>
            </w:r>
          </w:p>
        </w:tc>
        <w:tc>
          <w:tcPr>
            <w:tcW w:w="1440" w:type="dxa"/>
            <w:noWrap/>
            <w:vAlign w:val="center"/>
            <w:hideMark/>
          </w:tcPr>
          <w:p w14:paraId="0A99AD7E" w14:textId="77777777" w:rsidR="0017126B" w:rsidRPr="007C7912" w:rsidRDefault="0017126B" w:rsidP="0BC7D538">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Year Built</w:t>
            </w:r>
          </w:p>
        </w:tc>
        <w:tc>
          <w:tcPr>
            <w:tcW w:w="2456" w:type="dxa"/>
            <w:noWrap/>
            <w:vAlign w:val="center"/>
            <w:hideMark/>
          </w:tcPr>
          <w:p w14:paraId="44A1834E" w14:textId="77777777" w:rsidR="0017126B" w:rsidRPr="007C7912" w:rsidRDefault="0017126B" w:rsidP="0BC7D538">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Population Demographics</w:t>
            </w:r>
          </w:p>
        </w:tc>
      </w:tr>
      <w:tr w:rsidR="00753E88" w:rsidRPr="007C7912" w14:paraId="04ECF64D" w14:textId="77777777" w:rsidTr="00005969">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4039866" w14:textId="77777777" w:rsidR="0017126B" w:rsidRPr="007C7912" w:rsidRDefault="0017126B" w:rsidP="0BC7D538">
            <w:pPr>
              <w:jc w:val="center"/>
              <w:rPr>
                <w:rFonts w:eastAsia="Times New Roman"/>
                <w:color w:val="000000"/>
                <w:lang w:eastAsia="en-US"/>
              </w:rPr>
            </w:pPr>
            <w:r w:rsidRPr="007C7912">
              <w:rPr>
                <w:rFonts w:eastAsia="Times New Roman"/>
                <w:lang w:eastAsia="en-US"/>
              </w:rPr>
              <w:t>Cluster 1</w:t>
            </w:r>
          </w:p>
        </w:tc>
        <w:tc>
          <w:tcPr>
            <w:tcW w:w="1820" w:type="dxa"/>
            <w:noWrap/>
            <w:vAlign w:val="center"/>
            <w:hideMark/>
          </w:tcPr>
          <w:p w14:paraId="1A63DB2C" w14:textId="7BC32FA1" w:rsidR="0017126B"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High</w:t>
            </w:r>
          </w:p>
          <w:p w14:paraId="48FA6BD4" w14:textId="4D841AC7" w:rsidR="0017126B" w:rsidRPr="007C7912"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(0.8</w:t>
            </w:r>
            <w:r w:rsidR="008F1731">
              <w:rPr>
                <w:rFonts w:eastAsia="Times New Roman"/>
                <w:lang w:eastAsia="en-US"/>
              </w:rPr>
              <w:t>6</w:t>
            </w:r>
            <w:r w:rsidRPr="007C7912">
              <w:rPr>
                <w:rFonts w:eastAsia="Times New Roman"/>
                <w:lang w:eastAsia="en-US"/>
              </w:rPr>
              <w:t>)</w:t>
            </w:r>
          </w:p>
        </w:tc>
        <w:tc>
          <w:tcPr>
            <w:tcW w:w="1394" w:type="dxa"/>
          </w:tcPr>
          <w:p w14:paraId="59AAAE07" w14:textId="77777777" w:rsidR="007D5BD5" w:rsidRDefault="007D5BD5"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5558A75C">
              <w:rPr>
                <w:rFonts w:eastAsia="Times New Roman"/>
                <w:lang w:eastAsia="en-US"/>
              </w:rPr>
              <w:t xml:space="preserve">Close </w:t>
            </w:r>
          </w:p>
          <w:p w14:paraId="5DA5D67B" w14:textId="2A3BF820" w:rsidR="0017126B" w:rsidRPr="007C7912" w:rsidRDefault="007D5BD5"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5558A75C">
              <w:rPr>
                <w:rFonts w:eastAsia="Times New Roman"/>
                <w:lang w:eastAsia="en-US"/>
              </w:rPr>
              <w:t>(5476 ft)</w:t>
            </w:r>
          </w:p>
        </w:tc>
        <w:tc>
          <w:tcPr>
            <w:tcW w:w="1710" w:type="dxa"/>
            <w:noWrap/>
            <w:vAlign w:val="center"/>
            <w:hideMark/>
          </w:tcPr>
          <w:p w14:paraId="0F532B7E" w14:textId="65D5FF09" w:rsidR="0017126B"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Small</w:t>
            </w:r>
          </w:p>
          <w:p w14:paraId="4A078EA3" w14:textId="662CD8EE" w:rsidR="0017126B" w:rsidRPr="007C7912"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(1</w:t>
            </w:r>
            <w:r w:rsidR="00F6613C">
              <w:rPr>
                <w:rFonts w:eastAsia="Times New Roman"/>
                <w:lang w:eastAsia="en-US"/>
              </w:rPr>
              <w:t>401</w:t>
            </w:r>
            <w:r w:rsidRPr="007C7912">
              <w:rPr>
                <w:rFonts w:eastAsia="Times New Roman"/>
                <w:lang w:eastAsia="en-US"/>
              </w:rPr>
              <w:t xml:space="preserve"> sq ft)</w:t>
            </w:r>
          </w:p>
        </w:tc>
        <w:tc>
          <w:tcPr>
            <w:tcW w:w="1440" w:type="dxa"/>
            <w:noWrap/>
            <w:vAlign w:val="center"/>
            <w:hideMark/>
          </w:tcPr>
          <w:p w14:paraId="1EF7EF44" w14:textId="77777777" w:rsidR="0017126B" w:rsidRPr="007C7912"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Modern (1995)</w:t>
            </w:r>
          </w:p>
        </w:tc>
        <w:tc>
          <w:tcPr>
            <w:tcW w:w="2456" w:type="dxa"/>
            <w:noWrap/>
            <w:vAlign w:val="center"/>
            <w:hideMark/>
          </w:tcPr>
          <w:p w14:paraId="15AB0DCF" w14:textId="77777777" w:rsidR="0017126B"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28.8% Above 50</w:t>
            </w:r>
          </w:p>
          <w:p w14:paraId="28A2B455" w14:textId="695FA788" w:rsidR="0017126B" w:rsidRPr="007C7912"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37.9% Below 50</w:t>
            </w:r>
          </w:p>
        </w:tc>
      </w:tr>
      <w:tr w:rsidR="0017126B" w:rsidRPr="007C7912" w14:paraId="367CBB1A" w14:textId="77777777" w:rsidTr="00005969">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1B19E26" w14:textId="77777777" w:rsidR="0017126B" w:rsidRPr="007C7912" w:rsidRDefault="0017126B" w:rsidP="0BC7D538">
            <w:pPr>
              <w:jc w:val="center"/>
              <w:rPr>
                <w:rFonts w:eastAsia="Times New Roman"/>
                <w:color w:val="000000"/>
                <w:lang w:eastAsia="en-US"/>
              </w:rPr>
            </w:pPr>
            <w:r w:rsidRPr="007C7912">
              <w:rPr>
                <w:rFonts w:eastAsia="Times New Roman"/>
                <w:lang w:eastAsia="en-US"/>
              </w:rPr>
              <w:t>Cluster 2</w:t>
            </w:r>
          </w:p>
        </w:tc>
        <w:tc>
          <w:tcPr>
            <w:tcW w:w="1820" w:type="dxa"/>
            <w:noWrap/>
            <w:vAlign w:val="center"/>
            <w:hideMark/>
          </w:tcPr>
          <w:p w14:paraId="26415C8E" w14:textId="527EF1CD" w:rsidR="0017126B"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Moderate</w:t>
            </w:r>
          </w:p>
          <w:p w14:paraId="660CD7CB" w14:textId="0938F4F3" w:rsidR="0017126B" w:rsidRPr="007C7912"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(0.</w:t>
            </w:r>
            <w:r w:rsidR="008F1731">
              <w:rPr>
                <w:rFonts w:eastAsia="Times New Roman"/>
                <w:lang w:eastAsia="en-US"/>
              </w:rPr>
              <w:t>7</w:t>
            </w:r>
            <w:r w:rsidR="00F6613C">
              <w:rPr>
                <w:rFonts w:eastAsia="Times New Roman"/>
                <w:lang w:eastAsia="en-US"/>
              </w:rPr>
              <w:t>0</w:t>
            </w:r>
            <w:r w:rsidRPr="007C7912">
              <w:rPr>
                <w:rFonts w:eastAsia="Times New Roman"/>
                <w:lang w:eastAsia="en-US"/>
              </w:rPr>
              <w:t>)</w:t>
            </w:r>
          </w:p>
        </w:tc>
        <w:tc>
          <w:tcPr>
            <w:tcW w:w="1394" w:type="dxa"/>
          </w:tcPr>
          <w:p w14:paraId="00A5919E" w14:textId="77777777" w:rsidR="007D5BD5" w:rsidRDefault="007D5BD5"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5558A75C">
              <w:rPr>
                <w:rFonts w:eastAsia="Times New Roman"/>
                <w:lang w:eastAsia="en-US"/>
              </w:rPr>
              <w:t xml:space="preserve">Far </w:t>
            </w:r>
          </w:p>
          <w:p w14:paraId="60819467" w14:textId="79E927B7" w:rsidR="0017126B" w:rsidRPr="007C7912" w:rsidRDefault="007D5BD5"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5558A75C">
              <w:rPr>
                <w:rFonts w:eastAsia="Times New Roman"/>
                <w:lang w:eastAsia="en-US"/>
              </w:rPr>
              <w:t>(33,216 ft)</w:t>
            </w:r>
          </w:p>
        </w:tc>
        <w:tc>
          <w:tcPr>
            <w:tcW w:w="1710" w:type="dxa"/>
            <w:noWrap/>
            <w:vAlign w:val="center"/>
            <w:hideMark/>
          </w:tcPr>
          <w:p w14:paraId="2AFE1E4F" w14:textId="1341DB2A" w:rsidR="0017126B"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Medium</w:t>
            </w:r>
          </w:p>
          <w:p w14:paraId="15BF653C" w14:textId="559D3218" w:rsidR="0017126B" w:rsidRPr="007C7912"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(1</w:t>
            </w:r>
            <w:r w:rsidR="00F6613C">
              <w:rPr>
                <w:rFonts w:eastAsia="Times New Roman"/>
                <w:lang w:eastAsia="en-US"/>
              </w:rPr>
              <w:t>773</w:t>
            </w:r>
            <w:r w:rsidRPr="007C7912">
              <w:rPr>
                <w:rFonts w:eastAsia="Times New Roman"/>
                <w:lang w:eastAsia="en-US"/>
              </w:rPr>
              <w:t xml:space="preserve"> sq ft)</w:t>
            </w:r>
          </w:p>
        </w:tc>
        <w:tc>
          <w:tcPr>
            <w:tcW w:w="1440" w:type="dxa"/>
            <w:noWrap/>
            <w:vAlign w:val="center"/>
            <w:hideMark/>
          </w:tcPr>
          <w:p w14:paraId="6A9B6425" w14:textId="77777777" w:rsidR="0017126B" w:rsidRPr="007C7912"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Newer (2005)</w:t>
            </w:r>
          </w:p>
        </w:tc>
        <w:tc>
          <w:tcPr>
            <w:tcW w:w="2456" w:type="dxa"/>
            <w:noWrap/>
            <w:vAlign w:val="center"/>
            <w:hideMark/>
          </w:tcPr>
          <w:p w14:paraId="0E99D3F7" w14:textId="77777777" w:rsidR="0017126B"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19.7% Above 50</w:t>
            </w:r>
          </w:p>
          <w:p w14:paraId="665DC5DE" w14:textId="4DB75DE4" w:rsidR="0017126B" w:rsidRPr="007C7912"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49.4% Below 50</w:t>
            </w:r>
          </w:p>
        </w:tc>
      </w:tr>
      <w:tr w:rsidR="00753E88" w:rsidRPr="007C7912" w14:paraId="1A171365" w14:textId="77777777" w:rsidTr="0000596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A22AC09" w14:textId="77777777" w:rsidR="0017126B" w:rsidRPr="007C7912" w:rsidRDefault="0017126B" w:rsidP="0BC7D538">
            <w:pPr>
              <w:jc w:val="center"/>
              <w:rPr>
                <w:rFonts w:eastAsia="Times New Roman"/>
                <w:color w:val="000000"/>
                <w:lang w:eastAsia="en-US"/>
              </w:rPr>
            </w:pPr>
            <w:r w:rsidRPr="007C7912">
              <w:rPr>
                <w:rFonts w:eastAsia="Times New Roman"/>
                <w:lang w:eastAsia="en-US"/>
              </w:rPr>
              <w:t>Cluster 3</w:t>
            </w:r>
          </w:p>
        </w:tc>
        <w:tc>
          <w:tcPr>
            <w:tcW w:w="1820" w:type="dxa"/>
            <w:noWrap/>
            <w:vAlign w:val="center"/>
            <w:hideMark/>
          </w:tcPr>
          <w:p w14:paraId="4F2EBC12" w14:textId="26864CB1" w:rsidR="0017126B" w:rsidRPr="007C7912"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Moderately High (0.</w:t>
            </w:r>
            <w:r w:rsidR="00F6613C">
              <w:rPr>
                <w:rFonts w:eastAsia="Times New Roman"/>
                <w:lang w:eastAsia="en-US"/>
              </w:rPr>
              <w:t>80</w:t>
            </w:r>
            <w:r w:rsidRPr="007C7912">
              <w:rPr>
                <w:rFonts w:eastAsia="Times New Roman"/>
                <w:lang w:eastAsia="en-US"/>
              </w:rPr>
              <w:t>)</w:t>
            </w:r>
          </w:p>
        </w:tc>
        <w:tc>
          <w:tcPr>
            <w:tcW w:w="1394" w:type="dxa"/>
          </w:tcPr>
          <w:p w14:paraId="40655879" w14:textId="77777777" w:rsidR="007D5BD5" w:rsidRDefault="007D5BD5"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5558A75C">
              <w:rPr>
                <w:rFonts w:eastAsia="Times New Roman"/>
                <w:lang w:eastAsia="en-US"/>
              </w:rPr>
              <w:t xml:space="preserve">Close </w:t>
            </w:r>
          </w:p>
          <w:p w14:paraId="0D8A8907" w14:textId="1FB36639" w:rsidR="0017126B" w:rsidRPr="007C7912" w:rsidRDefault="007D5BD5"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5558A75C">
              <w:rPr>
                <w:rFonts w:eastAsia="Times New Roman"/>
                <w:lang w:eastAsia="en-US"/>
              </w:rPr>
              <w:t>(4995 ft)</w:t>
            </w:r>
          </w:p>
        </w:tc>
        <w:tc>
          <w:tcPr>
            <w:tcW w:w="1710" w:type="dxa"/>
            <w:noWrap/>
            <w:vAlign w:val="center"/>
            <w:hideMark/>
          </w:tcPr>
          <w:p w14:paraId="5C07A7C3" w14:textId="36EBC252" w:rsidR="0017126B"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Small</w:t>
            </w:r>
          </w:p>
          <w:p w14:paraId="4EF1E078" w14:textId="2D2FA270" w:rsidR="0017126B" w:rsidRPr="007C7912"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(12</w:t>
            </w:r>
            <w:r w:rsidR="00F6613C">
              <w:rPr>
                <w:rFonts w:eastAsia="Times New Roman"/>
                <w:lang w:eastAsia="en-US"/>
              </w:rPr>
              <w:t>57</w:t>
            </w:r>
            <w:r w:rsidRPr="007C7912">
              <w:rPr>
                <w:rFonts w:eastAsia="Times New Roman"/>
                <w:lang w:eastAsia="en-US"/>
              </w:rPr>
              <w:t xml:space="preserve"> sq ft)</w:t>
            </w:r>
          </w:p>
        </w:tc>
        <w:tc>
          <w:tcPr>
            <w:tcW w:w="1440" w:type="dxa"/>
            <w:noWrap/>
            <w:vAlign w:val="center"/>
            <w:hideMark/>
          </w:tcPr>
          <w:p w14:paraId="303D44F2" w14:textId="77777777" w:rsidR="0017126B" w:rsidRPr="007C7912"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Older (1954)</w:t>
            </w:r>
          </w:p>
        </w:tc>
        <w:tc>
          <w:tcPr>
            <w:tcW w:w="2456" w:type="dxa"/>
            <w:noWrap/>
            <w:vAlign w:val="center"/>
            <w:hideMark/>
          </w:tcPr>
          <w:p w14:paraId="2D4BAF4D" w14:textId="77777777" w:rsidR="0017126B"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30.9% Above 50</w:t>
            </w:r>
          </w:p>
          <w:p w14:paraId="398ABA3A" w14:textId="64D728F8" w:rsidR="0017126B" w:rsidRPr="007C7912" w:rsidRDefault="0017126B" w:rsidP="0BC7D53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US"/>
              </w:rPr>
            </w:pPr>
            <w:r w:rsidRPr="007C7912">
              <w:rPr>
                <w:rFonts w:eastAsia="Times New Roman"/>
                <w:lang w:eastAsia="en-US"/>
              </w:rPr>
              <w:t>29.2% Below 50</w:t>
            </w:r>
          </w:p>
        </w:tc>
      </w:tr>
      <w:tr w:rsidR="0017126B" w:rsidRPr="007C7912" w14:paraId="5FC4D3D1" w14:textId="77777777" w:rsidTr="00005969">
        <w:trPr>
          <w:trHeight w:val="647"/>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24FD8BF" w14:textId="77777777" w:rsidR="0017126B" w:rsidRPr="007C7912" w:rsidRDefault="0017126B" w:rsidP="0BC7D538">
            <w:pPr>
              <w:jc w:val="center"/>
              <w:rPr>
                <w:rFonts w:eastAsia="Times New Roman"/>
                <w:color w:val="000000"/>
                <w:lang w:eastAsia="en-US"/>
              </w:rPr>
            </w:pPr>
            <w:r w:rsidRPr="007C7912">
              <w:rPr>
                <w:rFonts w:eastAsia="Times New Roman"/>
                <w:lang w:eastAsia="en-US"/>
              </w:rPr>
              <w:t>Cluster 4</w:t>
            </w:r>
          </w:p>
        </w:tc>
        <w:tc>
          <w:tcPr>
            <w:tcW w:w="1820" w:type="dxa"/>
            <w:noWrap/>
            <w:vAlign w:val="center"/>
            <w:hideMark/>
          </w:tcPr>
          <w:p w14:paraId="7413F25F" w14:textId="4DF100B0" w:rsidR="0017126B"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High</w:t>
            </w:r>
          </w:p>
          <w:p w14:paraId="4C3ABCB3" w14:textId="1E2D63A3" w:rsidR="0017126B" w:rsidRPr="007C7912"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(0.8</w:t>
            </w:r>
            <w:r w:rsidR="00F6613C">
              <w:rPr>
                <w:rFonts w:eastAsia="Times New Roman"/>
                <w:lang w:eastAsia="en-US"/>
              </w:rPr>
              <w:t>9</w:t>
            </w:r>
            <w:r w:rsidRPr="007C7912">
              <w:rPr>
                <w:rFonts w:eastAsia="Times New Roman"/>
                <w:lang w:eastAsia="en-US"/>
              </w:rPr>
              <w:t>)</w:t>
            </w:r>
          </w:p>
        </w:tc>
        <w:tc>
          <w:tcPr>
            <w:tcW w:w="1394" w:type="dxa"/>
          </w:tcPr>
          <w:p w14:paraId="3879731D" w14:textId="77777777" w:rsidR="00400654" w:rsidRDefault="00400654"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5558A75C">
              <w:rPr>
                <w:rFonts w:eastAsia="Times New Roman"/>
                <w:lang w:eastAsia="en-US"/>
              </w:rPr>
              <w:t xml:space="preserve">Close </w:t>
            </w:r>
          </w:p>
          <w:p w14:paraId="664799EA" w14:textId="481A6AA1" w:rsidR="0017126B" w:rsidRPr="007C7912" w:rsidRDefault="00400654"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5558A75C">
              <w:rPr>
                <w:rFonts w:eastAsia="Times New Roman"/>
                <w:lang w:eastAsia="en-US"/>
              </w:rPr>
              <w:t>(5694 ft)</w:t>
            </w:r>
          </w:p>
        </w:tc>
        <w:tc>
          <w:tcPr>
            <w:tcW w:w="1710" w:type="dxa"/>
            <w:noWrap/>
            <w:vAlign w:val="center"/>
            <w:hideMark/>
          </w:tcPr>
          <w:p w14:paraId="3AE9BC8E" w14:textId="1031EC6C" w:rsidR="0017126B"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Large</w:t>
            </w:r>
          </w:p>
          <w:p w14:paraId="04660A68" w14:textId="5DE5993B" w:rsidR="0017126B" w:rsidRPr="007C7912"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(287</w:t>
            </w:r>
            <w:r w:rsidR="00F6613C">
              <w:rPr>
                <w:rFonts w:eastAsia="Times New Roman"/>
                <w:lang w:eastAsia="en-US"/>
              </w:rPr>
              <w:t>6</w:t>
            </w:r>
            <w:r w:rsidRPr="007C7912">
              <w:rPr>
                <w:rFonts w:eastAsia="Times New Roman"/>
                <w:lang w:eastAsia="en-US"/>
              </w:rPr>
              <w:t xml:space="preserve"> sq ft)</w:t>
            </w:r>
          </w:p>
        </w:tc>
        <w:tc>
          <w:tcPr>
            <w:tcW w:w="1440" w:type="dxa"/>
            <w:noWrap/>
            <w:vAlign w:val="center"/>
            <w:hideMark/>
          </w:tcPr>
          <w:p w14:paraId="59A9E70F" w14:textId="77777777" w:rsidR="0017126B" w:rsidRPr="007C7912"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Modern (1993)</w:t>
            </w:r>
          </w:p>
        </w:tc>
        <w:tc>
          <w:tcPr>
            <w:tcW w:w="2456" w:type="dxa"/>
            <w:noWrap/>
            <w:vAlign w:val="center"/>
            <w:hideMark/>
          </w:tcPr>
          <w:p w14:paraId="163BCBFD" w14:textId="77777777" w:rsidR="0017126B"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51.1% Above 50</w:t>
            </w:r>
          </w:p>
          <w:p w14:paraId="66121BE3" w14:textId="5CAA8EF9" w:rsidR="0017126B" w:rsidRPr="007C7912" w:rsidRDefault="0017126B" w:rsidP="0BC7D53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7C7912">
              <w:rPr>
                <w:rFonts w:eastAsia="Times New Roman"/>
                <w:lang w:eastAsia="en-US"/>
              </w:rPr>
              <w:t>23.4% Below 50</w:t>
            </w:r>
          </w:p>
        </w:tc>
      </w:tr>
    </w:tbl>
    <w:p w14:paraId="0F99C648" w14:textId="77777777" w:rsidR="00FC0BCB" w:rsidRPr="003805A9" w:rsidRDefault="00FC0BCB" w:rsidP="0023715C">
      <w:pPr>
        <w:pStyle w:val="Heading1"/>
        <w:spacing w:before="120" w:after="120"/>
        <w:rPr>
          <w:sz w:val="4"/>
          <w:szCs w:val="4"/>
        </w:rPr>
      </w:pPr>
    </w:p>
    <w:p w14:paraId="180233A7" w14:textId="0027BD67" w:rsidR="002047E7" w:rsidRDefault="30993AE1" w:rsidP="0023715C">
      <w:pPr>
        <w:pStyle w:val="Heading1"/>
        <w:spacing w:before="120" w:after="120"/>
      </w:pPr>
      <w:r>
        <w:t>Why clustering is better than zip code approach?</w:t>
      </w:r>
    </w:p>
    <w:p w14:paraId="0756D436" w14:textId="468515F2" w:rsidR="17C1550C" w:rsidRDefault="17C1550C" w:rsidP="00753E88">
      <w:pPr>
        <w:spacing w:after="120" w:line="240" w:lineRule="auto"/>
        <w:jc w:val="both"/>
      </w:pPr>
      <w:r>
        <w:t xml:space="preserve">Our analysis identified two properties representing distinct risk clusters:  </w:t>
      </w:r>
    </w:p>
    <w:p w14:paraId="1647F396" w14:textId="7D56A3B7" w:rsidR="17C1550C" w:rsidRDefault="30993AE1" w:rsidP="00753E88">
      <w:pPr>
        <w:spacing w:after="120" w:line="240" w:lineRule="auto"/>
      </w:pPr>
      <w:r>
        <w:t xml:space="preserve">Address 1: 2704 W 20th St, Panama City, FL 32405 (High-Risk Cluster 1)  </w:t>
      </w:r>
    </w:p>
    <w:p w14:paraId="01424C4F" w14:textId="18249D99" w:rsidR="17C1550C" w:rsidRDefault="17C1550C" w:rsidP="00753E88">
      <w:pPr>
        <w:spacing w:after="120" w:line="240" w:lineRule="auto"/>
      </w:pPr>
      <w:r>
        <w:t xml:space="preserve">Address 2: 2816 Krystal Leigh Ct, Panama City, FL 32405 (Low-Risk Cluster 2)  </w:t>
      </w:r>
    </w:p>
    <w:p w14:paraId="5318434E" w14:textId="59BC3CA9" w:rsidR="17C1550C" w:rsidRDefault="17C1550C" w:rsidP="00753E88">
      <w:pPr>
        <w:spacing w:after="120" w:line="240" w:lineRule="auto"/>
        <w:jc w:val="both"/>
      </w:pPr>
      <w:r>
        <w:t xml:space="preserve">The first property is vulnerable due to its proximity to the coast and low elevation, while the second is in a low-risk cluster. Despite similar characteristics—three bedrooms, two bathrooms, and identical materials—the low-risk property has a premium twice as high as the high-risk one. </w:t>
      </w:r>
    </w:p>
    <w:p w14:paraId="46E486C1" w14:textId="1C999807" w:rsidR="17C1550C" w:rsidRDefault="17C1550C" w:rsidP="00753E88">
      <w:pPr>
        <w:spacing w:after="120" w:line="240" w:lineRule="auto"/>
        <w:jc w:val="both"/>
      </w:pPr>
      <w:r>
        <w:t xml:space="preserve">Surprisingly, these homes are in the same county, zip code, and only five miles apart, highlighting flaws in zip code-based premium calculations.  </w:t>
      </w:r>
    </w:p>
    <w:p w14:paraId="2E970FC8" w14:textId="1736596A" w:rsidR="000E562C" w:rsidRDefault="17C1550C" w:rsidP="00753E88">
      <w:pPr>
        <w:spacing w:after="120" w:line="240" w:lineRule="auto"/>
        <w:jc w:val="both"/>
      </w:pPr>
      <w:r>
        <w:t>This demonstrates the value of our clustering model, which factors in elevation, risk proximity, and other nuances, enabling insurers to set premiums that are both accurate and fair.</w:t>
      </w:r>
    </w:p>
    <w:p w14:paraId="4A0348F7" w14:textId="70978BCA" w:rsidR="002047E7" w:rsidRDefault="002047E7" w:rsidP="00005969">
      <w:pPr>
        <w:pStyle w:val="Heading1"/>
        <w:spacing w:before="180" w:after="120"/>
        <w:jc w:val="both"/>
      </w:pPr>
      <w:r>
        <w:t>Business recommendations</w:t>
      </w:r>
    </w:p>
    <w:p w14:paraId="7791BECD" w14:textId="6FBB7E42" w:rsidR="6D35ED2B" w:rsidRPr="005969DD" w:rsidRDefault="29E00010" w:rsidP="00B73562">
      <w:pPr>
        <w:spacing w:after="120"/>
        <w:jc w:val="both"/>
        <w:rPr>
          <w:rFonts w:ascii="Arial" w:eastAsia="Arial" w:hAnsi="Arial" w:cs="Arial"/>
        </w:rPr>
      </w:pPr>
      <w:r w:rsidRPr="29E00010">
        <w:rPr>
          <w:rFonts w:ascii="Arial" w:eastAsia="Arial" w:hAnsi="Arial" w:cs="Arial"/>
        </w:rPr>
        <w:t xml:space="preserve">For Cluster 2, comprising high flood risk, large, modern properties, and an older population, the highest premiums are necessary due to the higher claim potential. Cluster 3, with moderately high flood risk, smaller, older properties, and a mixed population, should have slightly lower premiums reflecting reduced claim potential. Cluster 1, with high flood risk, small, modern properties, and a mixed population, also warrants high premiums to account for rebuilding costs and flood risk. Cluster 4, with moderate flood risk, medium-sized, newer properties, and a younger population, should have competitive, moderate premiums due to its lower risk profile and newer construction.  </w:t>
      </w:r>
    </w:p>
    <w:p w14:paraId="5A529460" w14:textId="1CAF6D4F" w:rsidR="00C14693" w:rsidRDefault="29E00010" w:rsidP="00753E88">
      <w:pPr>
        <w:spacing w:after="120"/>
        <w:jc w:val="both"/>
        <w:rPr>
          <w:rFonts w:ascii="Arial" w:eastAsia="Arial" w:hAnsi="Arial" w:cs="Arial"/>
        </w:rPr>
      </w:pPr>
      <w:r w:rsidRPr="29E00010">
        <w:rPr>
          <w:rFonts w:ascii="Arial" w:eastAsia="Arial" w:hAnsi="Arial" w:cs="Arial"/>
        </w:rPr>
        <w:t xml:space="preserve">With around 60% of the portfolio in high-risk clusters (combination of 1 and 2), managing risk exposure is critical. The client should prioritize expanding their exposure to Cluster 4 as this is </w:t>
      </w:r>
      <w:r w:rsidRPr="29E00010">
        <w:rPr>
          <w:rFonts w:ascii="Arial" w:eastAsia="Arial" w:hAnsi="Arial" w:cs="Arial"/>
        </w:rPr>
        <w:lastRenderedPageBreak/>
        <w:t>the lowest risk cluster, also with the smallest proportion in their portfolio. This cluster offers lower risk, newer properties, and a younger, proactive population. By offering competitive premiums and innovative products like discounts for flood-proofing or home automation, insurers can attract this promising market while minimizing risk. Besides, with the current status of overexposure to high-risk areas, the client should thoroughly reassess policies in Cluster 1 and Cluster 4, considering dropping policies like AAA, or increasing deductibles for policies with a high likelihood of claims (“AAA Drops Thousands of Florida Insurance Policies, Citing Risks”).</w:t>
      </w:r>
    </w:p>
    <w:p w14:paraId="28D1EEA9" w14:textId="15A64BF6" w:rsidR="002047E7" w:rsidRDefault="002047E7" w:rsidP="0BC7D538">
      <w:pPr>
        <w:pStyle w:val="Heading1"/>
        <w:spacing w:after="120"/>
      </w:pPr>
      <w:r>
        <w:t>References</w:t>
      </w:r>
    </w:p>
    <w:p w14:paraId="4E43CFB6" w14:textId="19EB46C6" w:rsidR="00337E45" w:rsidRPr="00337E45" w:rsidRDefault="00337E45" w:rsidP="0BC7D538">
      <w:pPr>
        <w:spacing w:after="120"/>
        <w:rPr>
          <w:rFonts w:ascii="Arial" w:eastAsia="Arial" w:hAnsi="Arial" w:cs="Arial"/>
          <w:sz w:val="20"/>
          <w:szCs w:val="20"/>
        </w:rPr>
      </w:pPr>
      <w:r w:rsidRPr="00337E45">
        <w:rPr>
          <w:rFonts w:ascii="Arial" w:eastAsia="Arial" w:hAnsi="Arial" w:cs="Arial"/>
          <w:sz w:val="20"/>
          <w:szCs w:val="20"/>
        </w:rPr>
        <w:t>AAA Drops Thousands of Florida Insurance Policies, Citing Risks." CBS News, 21 Nov. 2024, https://www.cbsnews.com/news/aaa-insurance-policies-florida-nonrenewal/. Accessed 22 Nov. 2024.</w:t>
      </w:r>
    </w:p>
    <w:p w14:paraId="4C12064C" w14:textId="7C0303B0" w:rsidR="0B3D60B9" w:rsidRPr="00337E45" w:rsidRDefault="0B3D60B9" w:rsidP="0BC7D538">
      <w:pPr>
        <w:spacing w:after="120"/>
        <w:rPr>
          <w:rFonts w:ascii="Arial" w:eastAsia="Arial" w:hAnsi="Arial" w:cs="Arial"/>
          <w:sz w:val="20"/>
          <w:szCs w:val="20"/>
        </w:rPr>
      </w:pPr>
      <w:r w:rsidRPr="00337E45">
        <w:rPr>
          <w:rFonts w:ascii="Arial" w:eastAsia="Arial" w:hAnsi="Arial" w:cs="Arial"/>
          <w:sz w:val="20"/>
          <w:szCs w:val="20"/>
        </w:rPr>
        <w:t xml:space="preserve">"Florida Homeowners Are Paying Some of the Highest Insurance Premiums in the Nation." </w:t>
      </w:r>
      <w:r w:rsidRPr="00337E45">
        <w:rPr>
          <w:rFonts w:ascii="Arial" w:eastAsia="Arial" w:hAnsi="Arial" w:cs="Arial"/>
          <w:i/>
          <w:sz w:val="20"/>
          <w:szCs w:val="20"/>
        </w:rPr>
        <w:t>Realtor.com</w:t>
      </w:r>
      <w:r w:rsidRPr="00337E45">
        <w:rPr>
          <w:rFonts w:ascii="Arial" w:eastAsia="Arial" w:hAnsi="Arial" w:cs="Arial"/>
          <w:sz w:val="20"/>
          <w:szCs w:val="20"/>
        </w:rPr>
        <w:t xml:space="preserve">, Realtor, </w:t>
      </w:r>
      <w:hyperlink r:id="rId16">
        <w:r w:rsidRPr="00337E45">
          <w:rPr>
            <w:rStyle w:val="Hyperlink"/>
            <w:rFonts w:ascii="Arial" w:eastAsia="Arial" w:hAnsi="Arial" w:cs="Arial"/>
            <w:sz w:val="20"/>
            <w:szCs w:val="20"/>
          </w:rPr>
          <w:t>www.realtor.com/news/trends/florida-home-insurance-cost-premiums/</w:t>
        </w:r>
      </w:hyperlink>
      <w:r w:rsidRPr="00337E45">
        <w:rPr>
          <w:rFonts w:ascii="Arial" w:eastAsia="Arial" w:hAnsi="Arial" w:cs="Arial"/>
          <w:sz w:val="20"/>
          <w:szCs w:val="20"/>
        </w:rPr>
        <w:t>. Accessed 20 Nov. 2024.</w:t>
      </w:r>
    </w:p>
    <w:p w14:paraId="39ED643C" w14:textId="56A8E698" w:rsidR="66F30D93" w:rsidRDefault="00A85CF6" w:rsidP="00336215">
      <w:r w:rsidRPr="00337E45">
        <w:rPr>
          <w:sz w:val="20"/>
          <w:szCs w:val="20"/>
        </w:rPr>
        <w:t>"Homeowners Insurance in Panama City Beach, Florida." Clovered, https://clovered.com/homeowners-insurance/florida/panama-city-beach/. Accessed 22 Nov. 2024.</w:t>
      </w:r>
      <w:ins w:id="1" w:author="Microsoft Word" w:date="2024-11-22T16:50:00Z">
        <w:r w:rsidR="00E65066" w:rsidRPr="00337E45">
          <w:rPr>
            <w:sz w:val="20"/>
            <w:szCs w:val="20"/>
          </w:rPr>
          <w:t xml:space="preserve"> </w:t>
        </w:r>
      </w:ins>
      <w:r w:rsidR="47849C60">
        <w:t xml:space="preserve">AAA Drops Thousands of Florida Insurance Policies, Citing Risks." CBS News, 21 Nov. 2024, https://www.cbsnews.com/news/aaa-insurance-policies-florida-nonrenewal/. Accessed 22 Nov. 2024.  </w:t>
      </w:r>
    </w:p>
    <w:p w14:paraId="712606F8" w14:textId="7F47B0C1" w:rsidR="002047E7" w:rsidRPr="002047E7" w:rsidRDefault="002047E7" w:rsidP="00337E45">
      <w:pPr>
        <w:pStyle w:val="Heading1"/>
        <w:spacing w:before="120" w:after="120"/>
      </w:pPr>
      <w:r>
        <w:t>Appendices</w:t>
      </w:r>
    </w:p>
    <w:p w14:paraId="43C78D89" w14:textId="7C54D56B" w:rsidR="002047E7" w:rsidRDefault="004A0CEC" w:rsidP="0BC7D538">
      <w:pPr>
        <w:spacing w:after="120"/>
      </w:pPr>
      <w:r>
        <w:rPr>
          <w:noProof/>
          <w:lang w:eastAsia="en-US"/>
        </w:rPr>
        <w:drawing>
          <wp:anchor distT="0" distB="0" distL="114300" distR="114300" simplePos="0" relativeHeight="251659267" behindDoc="0" locked="0" layoutInCell="1" allowOverlap="1" wp14:anchorId="5BA1F2A9" wp14:editId="39617306">
            <wp:simplePos x="0" y="0"/>
            <wp:positionH relativeFrom="column">
              <wp:posOffset>-548640</wp:posOffset>
            </wp:positionH>
            <wp:positionV relativeFrom="paragraph">
              <wp:posOffset>94659</wp:posOffset>
            </wp:positionV>
            <wp:extent cx="4070985" cy="2842895"/>
            <wp:effectExtent l="0" t="0" r="5715" b="0"/>
            <wp:wrapSquare wrapText="bothSides"/>
            <wp:docPr id="1750779293" name="Picture 7" descr="A graph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9293" name="Picture 7" descr="A graph with blue and white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70985" cy="2842895"/>
                    </a:xfrm>
                    <a:prstGeom prst="rect">
                      <a:avLst/>
                    </a:prstGeom>
                  </pic:spPr>
                </pic:pic>
              </a:graphicData>
            </a:graphic>
            <wp14:sizeRelH relativeFrom="margin">
              <wp14:pctWidth>0</wp14:pctWidth>
            </wp14:sizeRelH>
            <wp14:sizeRelV relativeFrom="margin">
              <wp14:pctHeight>0</wp14:pctHeight>
            </wp14:sizeRelV>
          </wp:anchor>
        </w:drawing>
      </w:r>
      <w:r w:rsidR="000D5B2E">
        <w:t xml:space="preserve"> </w:t>
      </w:r>
    </w:p>
    <w:p w14:paraId="1DA17D93" w14:textId="31C58DD2" w:rsidR="002047E7" w:rsidRPr="002047E7" w:rsidRDefault="004A0CEC" w:rsidP="00B97D0E">
      <w:pPr>
        <w:spacing w:after="120"/>
        <w:jc w:val="center"/>
      </w:pPr>
      <w:r>
        <w:rPr>
          <w:noProof/>
          <w:lang w:eastAsia="en-US"/>
        </w:rPr>
        <mc:AlternateContent>
          <mc:Choice Requires="wps">
            <w:drawing>
              <wp:anchor distT="0" distB="0" distL="114300" distR="114300" simplePos="0" relativeHeight="251658241" behindDoc="0" locked="0" layoutInCell="1" allowOverlap="1" wp14:anchorId="6D2A0240" wp14:editId="22C34CAE">
                <wp:simplePos x="0" y="0"/>
                <wp:positionH relativeFrom="column">
                  <wp:posOffset>857250</wp:posOffset>
                </wp:positionH>
                <wp:positionV relativeFrom="paragraph">
                  <wp:posOffset>2708954</wp:posOffset>
                </wp:positionV>
                <wp:extent cx="889233" cy="260059"/>
                <wp:effectExtent l="0" t="0" r="6350" b="6985"/>
                <wp:wrapNone/>
                <wp:docPr id="1960284488" name="Text Box 8"/>
                <wp:cNvGraphicFramePr/>
                <a:graphic xmlns:a="http://schemas.openxmlformats.org/drawingml/2006/main">
                  <a:graphicData uri="http://schemas.microsoft.com/office/word/2010/wordprocessingShape">
                    <wps:wsp>
                      <wps:cNvSpPr txBox="1"/>
                      <wps:spPr>
                        <a:xfrm>
                          <a:off x="0" y="0"/>
                          <a:ext cx="889233" cy="260059"/>
                        </a:xfrm>
                        <a:prstGeom prst="rect">
                          <a:avLst/>
                        </a:prstGeom>
                        <a:solidFill>
                          <a:schemeClr val="lt1"/>
                        </a:solidFill>
                        <a:ln w="6350">
                          <a:noFill/>
                        </a:ln>
                      </wps:spPr>
                      <wps:txbx>
                        <w:txbxContent>
                          <w:p w14:paraId="03A8A719" w14:textId="43CA3529" w:rsidR="00264323" w:rsidRDefault="00264323">
                            <w:r>
                              <w:t>Appendix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8" style="position:absolute;left:0;text-align:left;margin-left:67.5pt;margin-top:213.3pt;width:70pt;height:2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" w14:anchorId="6D2A0240">
                <v:textbox>
                  <w:txbxContent>
                    <w:p w:rsidR="00264323" w:rsidRDefault="00264323" w14:paraId="03A8A719" w14:textId="43CA3529">
                      <w:r>
                        <w:t>Appendix 1</w:t>
                      </w:r>
                    </w:p>
                  </w:txbxContent>
                </v:textbox>
              </v:shape>
            </w:pict>
          </mc:Fallback>
        </mc:AlternateContent>
      </w:r>
      <w:r>
        <w:rPr>
          <w:noProof/>
          <w:lang w:eastAsia="en-US"/>
        </w:rPr>
        <mc:AlternateContent>
          <mc:Choice Requires="wps">
            <w:drawing>
              <wp:anchor distT="0" distB="0" distL="114300" distR="114300" simplePos="0" relativeHeight="251658242" behindDoc="0" locked="0" layoutInCell="1" allowOverlap="1" wp14:anchorId="66CDABDA" wp14:editId="6766D0BE">
                <wp:simplePos x="0" y="0"/>
                <wp:positionH relativeFrom="column">
                  <wp:posOffset>4947240</wp:posOffset>
                </wp:positionH>
                <wp:positionV relativeFrom="paragraph">
                  <wp:posOffset>2610650</wp:posOffset>
                </wp:positionV>
                <wp:extent cx="889233" cy="260059"/>
                <wp:effectExtent l="0" t="0" r="0" b="0"/>
                <wp:wrapNone/>
                <wp:docPr id="2145035032" name="Text Box 8"/>
                <wp:cNvGraphicFramePr/>
                <a:graphic xmlns:a="http://schemas.openxmlformats.org/drawingml/2006/main">
                  <a:graphicData uri="http://schemas.microsoft.com/office/word/2010/wordprocessingShape">
                    <wps:wsp>
                      <wps:cNvSpPr txBox="1"/>
                      <wps:spPr>
                        <a:xfrm>
                          <a:off x="0" y="0"/>
                          <a:ext cx="889233" cy="260059"/>
                        </a:xfrm>
                        <a:prstGeom prst="rect">
                          <a:avLst/>
                        </a:prstGeom>
                        <a:solidFill>
                          <a:schemeClr val="lt1"/>
                        </a:solidFill>
                        <a:ln w="6350">
                          <a:noFill/>
                        </a:ln>
                      </wps:spPr>
                      <wps:txbx>
                        <w:txbxContent>
                          <w:p w14:paraId="5D3D46B2" w14:textId="1526D0AC" w:rsidR="00264323" w:rsidRDefault="00264323" w:rsidP="00264323">
                            <w:r>
                              <w:t>Appendix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0" style="position:absolute;left:0;text-align:left;margin-left:389.55pt;margin-top:205.55pt;width:70pt;height:2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" w14:anchorId="66CDABDA">
                <v:textbox>
                  <w:txbxContent>
                    <w:p w:rsidR="00264323" w:rsidP="00264323" w:rsidRDefault="00264323" w14:paraId="5D3D46B2" w14:textId="1526D0AC">
                      <w:r>
                        <w:t>Appendix 2</w:t>
                      </w:r>
                    </w:p>
                  </w:txbxContent>
                </v:textbox>
              </v:shape>
            </w:pict>
          </mc:Fallback>
        </mc:AlternateContent>
      </w:r>
      <w:r>
        <w:rPr>
          <w:noProof/>
          <w:lang w:eastAsia="en-US"/>
        </w:rPr>
        <w:drawing>
          <wp:anchor distT="0" distB="0" distL="114300" distR="114300" simplePos="0" relativeHeight="251658243" behindDoc="0" locked="0" layoutInCell="1" allowOverlap="1" wp14:anchorId="61873D5C" wp14:editId="3793D230">
            <wp:simplePos x="0" y="0"/>
            <wp:positionH relativeFrom="column">
              <wp:posOffset>3569601</wp:posOffset>
            </wp:positionH>
            <wp:positionV relativeFrom="paragraph">
              <wp:posOffset>655516</wp:posOffset>
            </wp:positionV>
            <wp:extent cx="3075940" cy="1887220"/>
            <wp:effectExtent l="0" t="0" r="0" b="0"/>
            <wp:wrapSquare wrapText="bothSides"/>
            <wp:docPr id="1845802978"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75940" cy="1887220"/>
                    </a:xfrm>
                    <a:prstGeom prst="rect">
                      <a:avLst/>
                    </a:prstGeom>
                  </pic:spPr>
                </pic:pic>
              </a:graphicData>
            </a:graphic>
            <wp14:sizeRelH relativeFrom="margin">
              <wp14:pctWidth>0</wp14:pctWidth>
            </wp14:sizeRelH>
            <wp14:sizeRelV relativeFrom="margin">
              <wp14:pctHeight>0</wp14:pctHeight>
            </wp14:sizeRelV>
          </wp:anchor>
        </w:drawing>
      </w:r>
    </w:p>
    <w:sectPr w:rsidR="002047E7" w:rsidRPr="002047E7" w:rsidSect="00643B4E">
      <w:headerReference w:type="default" r:id="rId19"/>
      <w:footerReference w:type="default" r:id="rId20"/>
      <w:pgSz w:w="12240" w:h="15840" w:code="1"/>
      <w:pgMar w:top="1440" w:right="1440" w:bottom="1440" w:left="1440" w:header="720" w:footer="288"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C083A4" w14:textId="77777777" w:rsidR="002A73FD" w:rsidRDefault="002A73FD">
      <w:pPr>
        <w:spacing w:after="0" w:line="240" w:lineRule="auto"/>
      </w:pPr>
      <w:r>
        <w:separator/>
      </w:r>
    </w:p>
  </w:endnote>
  <w:endnote w:type="continuationSeparator" w:id="0">
    <w:p w14:paraId="4B178AAA" w14:textId="77777777" w:rsidR="002A73FD" w:rsidRDefault="002A73FD">
      <w:pPr>
        <w:spacing w:after="0" w:line="240" w:lineRule="auto"/>
      </w:pPr>
      <w:r>
        <w:continuationSeparator/>
      </w:r>
    </w:p>
  </w:endnote>
  <w:endnote w:type="continuationNotice" w:id="1">
    <w:p w14:paraId="73664FC5" w14:textId="77777777" w:rsidR="002A73FD" w:rsidRDefault="002A73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1265217007"/>
      <w:docPartObj>
        <w:docPartGallery w:val="Page Numbers (Bottom of Page)"/>
        <w:docPartUnique/>
      </w:docPartObj>
    </w:sdtPr>
    <w:sdtEndPr>
      <w:rPr>
        <w:noProof/>
      </w:rPr>
    </w:sdtEndPr>
    <w:sdtContent>
      <w:p w14:paraId="0AB4B698" w14:textId="3CCE8832" w:rsidR="00005969" w:rsidRDefault="00005969">
        <w:pPr>
          <w:pStyle w:val="Footer"/>
          <w:jc w:val="right"/>
        </w:pPr>
        <w:r>
          <w:rPr>
            <w:noProof w:val="0"/>
          </w:rPr>
          <w:fldChar w:fldCharType="begin"/>
        </w:r>
        <w:r>
          <w:instrText xml:space="preserve"> PAGE   \* MERGEFORMAT </w:instrText>
        </w:r>
        <w:r>
          <w:rPr>
            <w:noProof w:val="0"/>
          </w:rPr>
          <w:fldChar w:fldCharType="separate"/>
        </w:r>
        <w:r w:rsidR="00B57587">
          <w:t>1</w:t>
        </w:r>
        <w:r>
          <w:fldChar w:fldCharType="end"/>
        </w:r>
      </w:p>
    </w:sdtContent>
  </w:sdt>
  <w:p w14:paraId="0989E0CA" w14:textId="1BC29B5A" w:rsidR="001E042A" w:rsidRDefault="001E042A" w:rsidP="001E04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8954D4" w14:textId="77777777" w:rsidR="002A73FD" w:rsidRDefault="002A73FD">
      <w:pPr>
        <w:spacing w:after="0" w:line="240" w:lineRule="auto"/>
      </w:pPr>
      <w:r>
        <w:separator/>
      </w:r>
    </w:p>
  </w:footnote>
  <w:footnote w:type="continuationSeparator" w:id="0">
    <w:p w14:paraId="313647B9" w14:textId="77777777" w:rsidR="002A73FD" w:rsidRDefault="002A73FD">
      <w:pPr>
        <w:spacing w:after="0" w:line="240" w:lineRule="auto"/>
      </w:pPr>
      <w:r>
        <w:continuationSeparator/>
      </w:r>
    </w:p>
  </w:footnote>
  <w:footnote w:type="continuationNotice" w:id="1">
    <w:p w14:paraId="2CDD8D16" w14:textId="77777777" w:rsidR="002A73FD" w:rsidRDefault="002A73FD">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C58BAB" w14:textId="3CF05DBD" w:rsidR="004A7594" w:rsidRPr="004A7594" w:rsidRDefault="015283EF" w:rsidP="015283EF">
    <w:pPr>
      <w:pStyle w:val="Header"/>
      <w:tabs>
        <w:tab w:val="clear" w:pos="4680"/>
        <w:tab w:val="clear" w:pos="9360"/>
        <w:tab w:val="left" w:pos="6260"/>
      </w:tabs>
      <w:rPr>
        <w:i/>
        <w:iCs/>
        <w:sz w:val="18"/>
      </w:rPr>
    </w:pPr>
    <w:r w:rsidRPr="015283EF">
      <w:rPr>
        <w:i/>
        <w:iCs/>
        <w:sz w:val="18"/>
      </w:rPr>
      <w:t xml:space="preserve">                                                                                                                                                 BSAN 710-675 - Group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88002C"/>
    <w:multiLevelType w:val="hybridMultilevel"/>
    <w:tmpl w:val="C8A26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307CA6"/>
    <w:multiLevelType w:val="hybridMultilevel"/>
    <w:tmpl w:val="B108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D46AA1"/>
    <w:multiLevelType w:val="hybridMultilevel"/>
    <w:tmpl w:val="64BC1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F4288C"/>
    <w:multiLevelType w:val="hybridMultilevel"/>
    <w:tmpl w:val="B8CE5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16395A" w:themeColor="accent1" w:themeShade="BF"/>
      </w:rPr>
    </w:lvl>
    <w:lvl w:ilvl="1">
      <w:start w:val="1"/>
      <w:numFmt w:val="decimal"/>
      <w:lvlText w:val="%2."/>
      <w:lvlJc w:val="left"/>
      <w:pPr>
        <w:ind w:left="1440" w:hanging="360"/>
      </w:pPr>
      <w:rPr>
        <w:rFonts w:hint="default"/>
        <w:color w:val="16395A" w:themeColor="accent1" w:themeShade="BF"/>
      </w:rPr>
    </w:lvl>
    <w:lvl w:ilvl="2">
      <w:start w:val="1"/>
      <w:numFmt w:val="decimal"/>
      <w:lvlText w:val="%3."/>
      <w:lvlJc w:val="right"/>
      <w:pPr>
        <w:ind w:left="2160" w:hanging="180"/>
      </w:pPr>
      <w:rPr>
        <w:rFonts w:hint="default"/>
        <w:color w:val="16395A" w:themeColor="accent1" w:themeShade="BF"/>
      </w:rPr>
    </w:lvl>
    <w:lvl w:ilvl="3">
      <w:start w:val="1"/>
      <w:numFmt w:val="decimal"/>
      <w:lvlText w:val="%4."/>
      <w:lvlJc w:val="left"/>
      <w:pPr>
        <w:ind w:left="2880" w:hanging="360"/>
      </w:pPr>
      <w:rPr>
        <w:rFonts w:hint="default"/>
        <w:color w:val="16395A" w:themeColor="accent1" w:themeShade="BF"/>
      </w:rPr>
    </w:lvl>
    <w:lvl w:ilvl="4">
      <w:start w:val="1"/>
      <w:numFmt w:val="decimal"/>
      <w:lvlText w:val="%5."/>
      <w:lvlJc w:val="left"/>
      <w:pPr>
        <w:ind w:left="3600" w:hanging="360"/>
      </w:pPr>
      <w:rPr>
        <w:rFonts w:hint="default"/>
        <w:color w:val="16395A" w:themeColor="accent1" w:themeShade="BF"/>
      </w:rPr>
    </w:lvl>
    <w:lvl w:ilvl="5">
      <w:start w:val="1"/>
      <w:numFmt w:val="decimal"/>
      <w:lvlText w:val="%6."/>
      <w:lvlJc w:val="right"/>
      <w:pPr>
        <w:ind w:left="4320" w:hanging="180"/>
      </w:pPr>
      <w:rPr>
        <w:rFonts w:hint="default"/>
        <w:color w:val="16395A" w:themeColor="accent1" w:themeShade="BF"/>
      </w:rPr>
    </w:lvl>
    <w:lvl w:ilvl="6">
      <w:start w:val="1"/>
      <w:numFmt w:val="decimal"/>
      <w:lvlText w:val="%7."/>
      <w:lvlJc w:val="left"/>
      <w:pPr>
        <w:ind w:left="5040" w:hanging="360"/>
      </w:pPr>
      <w:rPr>
        <w:rFonts w:hint="default"/>
        <w:color w:val="16395A" w:themeColor="accent1" w:themeShade="BF"/>
      </w:rPr>
    </w:lvl>
    <w:lvl w:ilvl="7">
      <w:start w:val="1"/>
      <w:numFmt w:val="decimal"/>
      <w:lvlText w:val="%8."/>
      <w:lvlJc w:val="left"/>
      <w:pPr>
        <w:ind w:left="5760" w:hanging="360"/>
      </w:pPr>
      <w:rPr>
        <w:rFonts w:hint="default"/>
        <w:color w:val="16395A" w:themeColor="accent1" w:themeShade="BF"/>
      </w:rPr>
    </w:lvl>
    <w:lvl w:ilvl="8">
      <w:start w:val="1"/>
      <w:numFmt w:val="decimal"/>
      <w:lvlText w:val="%9."/>
      <w:lvlJc w:val="right"/>
      <w:pPr>
        <w:ind w:left="6480" w:hanging="180"/>
      </w:pPr>
      <w:rPr>
        <w:rFonts w:hint="default"/>
        <w:color w:val="16395A" w:themeColor="accent1" w:themeShade="BF"/>
      </w:rPr>
    </w:lvl>
  </w:abstractNum>
  <w:abstractNum w:abstractNumId="16" w15:restartNumberingAfterBreak="0">
    <w:nsid w:val="503A076F"/>
    <w:multiLevelType w:val="hybridMultilevel"/>
    <w:tmpl w:val="151C5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BB58CC"/>
    <w:multiLevelType w:val="hybridMultilevel"/>
    <w:tmpl w:val="0BC84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16395A" w:themeColor="accent1" w:themeShade="BF"/>
      </w:rPr>
    </w:lvl>
    <w:lvl w:ilvl="1">
      <w:start w:val="1"/>
      <w:numFmt w:val="bullet"/>
      <w:lvlText w:val="o"/>
      <w:lvlJc w:val="left"/>
      <w:pPr>
        <w:ind w:left="1440" w:hanging="360"/>
      </w:pPr>
      <w:rPr>
        <w:rFonts w:ascii="Courier New" w:hAnsi="Courier New" w:hint="default"/>
        <w:color w:val="16395A" w:themeColor="accent1" w:themeShade="BF"/>
      </w:rPr>
    </w:lvl>
    <w:lvl w:ilvl="2">
      <w:start w:val="1"/>
      <w:numFmt w:val="bullet"/>
      <w:lvlText w:val=""/>
      <w:lvlJc w:val="left"/>
      <w:pPr>
        <w:ind w:left="2160" w:hanging="360"/>
      </w:pPr>
      <w:rPr>
        <w:rFonts w:ascii="Wingdings" w:hAnsi="Wingdings" w:hint="default"/>
        <w:color w:val="16395A" w:themeColor="accent1" w:themeShade="BF"/>
      </w:rPr>
    </w:lvl>
    <w:lvl w:ilvl="3">
      <w:start w:val="1"/>
      <w:numFmt w:val="bullet"/>
      <w:lvlText w:val=""/>
      <w:lvlJc w:val="left"/>
      <w:pPr>
        <w:ind w:left="2880" w:hanging="360"/>
      </w:pPr>
      <w:rPr>
        <w:rFonts w:ascii="Symbol" w:hAnsi="Symbol" w:hint="default"/>
        <w:color w:val="16395A" w:themeColor="accent1" w:themeShade="BF"/>
      </w:rPr>
    </w:lvl>
    <w:lvl w:ilvl="4">
      <w:start w:val="1"/>
      <w:numFmt w:val="bullet"/>
      <w:lvlText w:val="o"/>
      <w:lvlJc w:val="left"/>
      <w:pPr>
        <w:ind w:left="3600" w:hanging="360"/>
      </w:pPr>
      <w:rPr>
        <w:rFonts w:ascii="Courier New" w:hAnsi="Courier New" w:hint="default"/>
        <w:color w:val="16395A" w:themeColor="accent1" w:themeShade="BF"/>
      </w:rPr>
    </w:lvl>
    <w:lvl w:ilvl="5">
      <w:start w:val="1"/>
      <w:numFmt w:val="bullet"/>
      <w:lvlText w:val=""/>
      <w:lvlJc w:val="left"/>
      <w:pPr>
        <w:ind w:left="4320" w:hanging="360"/>
      </w:pPr>
      <w:rPr>
        <w:rFonts w:ascii="Wingdings" w:hAnsi="Wingdings" w:hint="default"/>
        <w:color w:val="16395A" w:themeColor="accent1" w:themeShade="BF"/>
      </w:rPr>
    </w:lvl>
    <w:lvl w:ilvl="6">
      <w:start w:val="1"/>
      <w:numFmt w:val="bullet"/>
      <w:lvlText w:val=""/>
      <w:lvlJc w:val="left"/>
      <w:pPr>
        <w:ind w:left="5040" w:hanging="360"/>
      </w:pPr>
      <w:rPr>
        <w:rFonts w:ascii="Symbol" w:hAnsi="Symbol" w:hint="default"/>
        <w:color w:val="16395A" w:themeColor="accent1" w:themeShade="BF"/>
      </w:rPr>
    </w:lvl>
    <w:lvl w:ilvl="7">
      <w:start w:val="1"/>
      <w:numFmt w:val="bullet"/>
      <w:lvlText w:val="o"/>
      <w:lvlJc w:val="left"/>
      <w:pPr>
        <w:ind w:left="5760" w:hanging="360"/>
      </w:pPr>
      <w:rPr>
        <w:rFonts w:ascii="Courier New" w:hAnsi="Courier New" w:hint="default"/>
        <w:color w:val="16395A" w:themeColor="accent1" w:themeShade="BF"/>
      </w:rPr>
    </w:lvl>
    <w:lvl w:ilvl="8">
      <w:start w:val="1"/>
      <w:numFmt w:val="bullet"/>
      <w:lvlText w:val=""/>
      <w:lvlJc w:val="left"/>
      <w:pPr>
        <w:ind w:left="6480" w:hanging="360"/>
      </w:pPr>
      <w:rPr>
        <w:rFonts w:ascii="Wingdings" w:hAnsi="Wingdings" w:hint="default"/>
        <w:color w:val="16395A" w:themeColor="accent1" w:themeShade="BF"/>
      </w:rPr>
    </w:lvl>
  </w:abstractNum>
  <w:num w:numId="1">
    <w:abstractNumId w:val="9"/>
  </w:num>
  <w:num w:numId="2">
    <w:abstractNumId w:val="18"/>
  </w:num>
  <w:num w:numId="3">
    <w:abstractNumId w:val="18"/>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16"/>
  </w:num>
  <w:num w:numId="17">
    <w:abstractNumId w:val="11"/>
  </w:num>
  <w:num w:numId="18">
    <w:abstractNumId w:val="13"/>
  </w:num>
  <w:num w:numId="19">
    <w:abstractNumId w:val="14"/>
  </w:num>
  <w:num w:numId="20">
    <w:abstractNumId w:val="12"/>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AE6"/>
    <w:rsid w:val="00001D7A"/>
    <w:rsid w:val="000038C0"/>
    <w:rsid w:val="00005969"/>
    <w:rsid w:val="00007C86"/>
    <w:rsid w:val="00012395"/>
    <w:rsid w:val="00012E26"/>
    <w:rsid w:val="00014567"/>
    <w:rsid w:val="00021A29"/>
    <w:rsid w:val="000232EA"/>
    <w:rsid w:val="00023DA4"/>
    <w:rsid w:val="00024C47"/>
    <w:rsid w:val="00024E52"/>
    <w:rsid w:val="00024F8F"/>
    <w:rsid w:val="000277C5"/>
    <w:rsid w:val="00027B97"/>
    <w:rsid w:val="000300A1"/>
    <w:rsid w:val="00030C94"/>
    <w:rsid w:val="00033041"/>
    <w:rsid w:val="00036056"/>
    <w:rsid w:val="00036E32"/>
    <w:rsid w:val="00040E95"/>
    <w:rsid w:val="00041ABA"/>
    <w:rsid w:val="00044021"/>
    <w:rsid w:val="0004535D"/>
    <w:rsid w:val="0004728A"/>
    <w:rsid w:val="0004739A"/>
    <w:rsid w:val="0005464A"/>
    <w:rsid w:val="00055FC9"/>
    <w:rsid w:val="00061E7A"/>
    <w:rsid w:val="000631AD"/>
    <w:rsid w:val="00063323"/>
    <w:rsid w:val="000641DA"/>
    <w:rsid w:val="00064282"/>
    <w:rsid w:val="00064B13"/>
    <w:rsid w:val="000666C4"/>
    <w:rsid w:val="0006723C"/>
    <w:rsid w:val="000708D9"/>
    <w:rsid w:val="00071EE7"/>
    <w:rsid w:val="00072B86"/>
    <w:rsid w:val="000805EC"/>
    <w:rsid w:val="000815EB"/>
    <w:rsid w:val="00081DCC"/>
    <w:rsid w:val="00082E7A"/>
    <w:rsid w:val="00083B37"/>
    <w:rsid w:val="00086B30"/>
    <w:rsid w:val="00086C6B"/>
    <w:rsid w:val="000870A0"/>
    <w:rsid w:val="0009003D"/>
    <w:rsid w:val="00090D80"/>
    <w:rsid w:val="0009151E"/>
    <w:rsid w:val="00094F83"/>
    <w:rsid w:val="00095C48"/>
    <w:rsid w:val="000966DD"/>
    <w:rsid w:val="000A0612"/>
    <w:rsid w:val="000A083C"/>
    <w:rsid w:val="000A140B"/>
    <w:rsid w:val="000A1E82"/>
    <w:rsid w:val="000A4168"/>
    <w:rsid w:val="000B0042"/>
    <w:rsid w:val="000B31B6"/>
    <w:rsid w:val="000B3ABF"/>
    <w:rsid w:val="000B410D"/>
    <w:rsid w:val="000B4CCC"/>
    <w:rsid w:val="000B5F6E"/>
    <w:rsid w:val="000C5703"/>
    <w:rsid w:val="000C6A4E"/>
    <w:rsid w:val="000D03FF"/>
    <w:rsid w:val="000D0F23"/>
    <w:rsid w:val="000D3058"/>
    <w:rsid w:val="000D372E"/>
    <w:rsid w:val="000D5B2E"/>
    <w:rsid w:val="000D5D96"/>
    <w:rsid w:val="000E3526"/>
    <w:rsid w:val="000E562C"/>
    <w:rsid w:val="000F6A58"/>
    <w:rsid w:val="000F718C"/>
    <w:rsid w:val="001009C3"/>
    <w:rsid w:val="00100B73"/>
    <w:rsid w:val="00101304"/>
    <w:rsid w:val="00101435"/>
    <w:rsid w:val="00101BED"/>
    <w:rsid w:val="00102188"/>
    <w:rsid w:val="00102534"/>
    <w:rsid w:val="001042B1"/>
    <w:rsid w:val="0010508E"/>
    <w:rsid w:val="001067A1"/>
    <w:rsid w:val="0010759A"/>
    <w:rsid w:val="00111E16"/>
    <w:rsid w:val="00112564"/>
    <w:rsid w:val="001160FC"/>
    <w:rsid w:val="001161AC"/>
    <w:rsid w:val="0011764C"/>
    <w:rsid w:val="00117A91"/>
    <w:rsid w:val="00117E67"/>
    <w:rsid w:val="00123767"/>
    <w:rsid w:val="00123F79"/>
    <w:rsid w:val="00126ADB"/>
    <w:rsid w:val="00127067"/>
    <w:rsid w:val="00130130"/>
    <w:rsid w:val="00132516"/>
    <w:rsid w:val="001336F8"/>
    <w:rsid w:val="00133AAC"/>
    <w:rsid w:val="00134FB4"/>
    <w:rsid w:val="0013543C"/>
    <w:rsid w:val="00135D6A"/>
    <w:rsid w:val="0013708A"/>
    <w:rsid w:val="00137F98"/>
    <w:rsid w:val="00145F2C"/>
    <w:rsid w:val="00146845"/>
    <w:rsid w:val="00150F9B"/>
    <w:rsid w:val="00151618"/>
    <w:rsid w:val="001516C8"/>
    <w:rsid w:val="00155AAD"/>
    <w:rsid w:val="001566FF"/>
    <w:rsid w:val="00156711"/>
    <w:rsid w:val="0015679E"/>
    <w:rsid w:val="00157883"/>
    <w:rsid w:val="00157E6F"/>
    <w:rsid w:val="00162AA9"/>
    <w:rsid w:val="00163346"/>
    <w:rsid w:val="00165AD9"/>
    <w:rsid w:val="001669C2"/>
    <w:rsid w:val="0017126B"/>
    <w:rsid w:val="00175DE0"/>
    <w:rsid w:val="00177C3C"/>
    <w:rsid w:val="00177F88"/>
    <w:rsid w:val="00180C08"/>
    <w:rsid w:val="0018275C"/>
    <w:rsid w:val="0018489B"/>
    <w:rsid w:val="00184EDC"/>
    <w:rsid w:val="00186BD9"/>
    <w:rsid w:val="001912D1"/>
    <w:rsid w:val="001938C7"/>
    <w:rsid w:val="00193927"/>
    <w:rsid w:val="00197A6C"/>
    <w:rsid w:val="001A0489"/>
    <w:rsid w:val="001A153F"/>
    <w:rsid w:val="001A2174"/>
    <w:rsid w:val="001A2AD0"/>
    <w:rsid w:val="001A3AFE"/>
    <w:rsid w:val="001A5CB2"/>
    <w:rsid w:val="001A69CD"/>
    <w:rsid w:val="001A728E"/>
    <w:rsid w:val="001A7939"/>
    <w:rsid w:val="001B1910"/>
    <w:rsid w:val="001B22EC"/>
    <w:rsid w:val="001B23F3"/>
    <w:rsid w:val="001B6BD4"/>
    <w:rsid w:val="001B7521"/>
    <w:rsid w:val="001C015B"/>
    <w:rsid w:val="001C21C0"/>
    <w:rsid w:val="001C33F9"/>
    <w:rsid w:val="001C61CC"/>
    <w:rsid w:val="001C664F"/>
    <w:rsid w:val="001D109D"/>
    <w:rsid w:val="001D1E5F"/>
    <w:rsid w:val="001D26FA"/>
    <w:rsid w:val="001D3121"/>
    <w:rsid w:val="001D4BB9"/>
    <w:rsid w:val="001D67CF"/>
    <w:rsid w:val="001D6AFF"/>
    <w:rsid w:val="001D7832"/>
    <w:rsid w:val="001E042A"/>
    <w:rsid w:val="001F0630"/>
    <w:rsid w:val="001F44B6"/>
    <w:rsid w:val="001F552F"/>
    <w:rsid w:val="001F7663"/>
    <w:rsid w:val="001F7784"/>
    <w:rsid w:val="001F77C7"/>
    <w:rsid w:val="001F7876"/>
    <w:rsid w:val="0020211A"/>
    <w:rsid w:val="0020274B"/>
    <w:rsid w:val="0020400E"/>
    <w:rsid w:val="002047E7"/>
    <w:rsid w:val="00206A9A"/>
    <w:rsid w:val="002077B4"/>
    <w:rsid w:val="00211076"/>
    <w:rsid w:val="00211B03"/>
    <w:rsid w:val="00211DC6"/>
    <w:rsid w:val="00211E1A"/>
    <w:rsid w:val="00212A43"/>
    <w:rsid w:val="00213FA3"/>
    <w:rsid w:val="0021597D"/>
    <w:rsid w:val="00215DF9"/>
    <w:rsid w:val="00216E8C"/>
    <w:rsid w:val="00217D59"/>
    <w:rsid w:val="00220768"/>
    <w:rsid w:val="00221D41"/>
    <w:rsid w:val="002228E1"/>
    <w:rsid w:val="00223330"/>
    <w:rsid w:val="00224E19"/>
    <w:rsid w:val="00225505"/>
    <w:rsid w:val="0022709E"/>
    <w:rsid w:val="00231384"/>
    <w:rsid w:val="00231EAF"/>
    <w:rsid w:val="00234BEB"/>
    <w:rsid w:val="00235E11"/>
    <w:rsid w:val="0023715C"/>
    <w:rsid w:val="0024049D"/>
    <w:rsid w:val="00240551"/>
    <w:rsid w:val="00240F77"/>
    <w:rsid w:val="00242807"/>
    <w:rsid w:val="002447D4"/>
    <w:rsid w:val="00244B3B"/>
    <w:rsid w:val="00246262"/>
    <w:rsid w:val="00246951"/>
    <w:rsid w:val="00246B0D"/>
    <w:rsid w:val="00246C05"/>
    <w:rsid w:val="00247284"/>
    <w:rsid w:val="00251D42"/>
    <w:rsid w:val="002525F3"/>
    <w:rsid w:val="002532F0"/>
    <w:rsid w:val="0025428A"/>
    <w:rsid w:val="00260451"/>
    <w:rsid w:val="0026112D"/>
    <w:rsid w:val="00261D5B"/>
    <w:rsid w:val="00264267"/>
    <w:rsid w:val="00264323"/>
    <w:rsid w:val="00264C9E"/>
    <w:rsid w:val="00264D15"/>
    <w:rsid w:val="00265366"/>
    <w:rsid w:val="00265369"/>
    <w:rsid w:val="00265AAC"/>
    <w:rsid w:val="002673F3"/>
    <w:rsid w:val="002718D8"/>
    <w:rsid w:val="0027603E"/>
    <w:rsid w:val="00280100"/>
    <w:rsid w:val="00280B42"/>
    <w:rsid w:val="00282012"/>
    <w:rsid w:val="00282969"/>
    <w:rsid w:val="00282D91"/>
    <w:rsid w:val="00284BDD"/>
    <w:rsid w:val="0028527C"/>
    <w:rsid w:val="00290269"/>
    <w:rsid w:val="00291D9C"/>
    <w:rsid w:val="00293347"/>
    <w:rsid w:val="00293487"/>
    <w:rsid w:val="00294C41"/>
    <w:rsid w:val="002A0D3D"/>
    <w:rsid w:val="002A1E71"/>
    <w:rsid w:val="002A5387"/>
    <w:rsid w:val="002A73FD"/>
    <w:rsid w:val="002B00A7"/>
    <w:rsid w:val="002B0560"/>
    <w:rsid w:val="002B1FC3"/>
    <w:rsid w:val="002B5E05"/>
    <w:rsid w:val="002C6851"/>
    <w:rsid w:val="002D1411"/>
    <w:rsid w:val="002D2630"/>
    <w:rsid w:val="002D2907"/>
    <w:rsid w:val="002D2D2A"/>
    <w:rsid w:val="002D340C"/>
    <w:rsid w:val="002D4A19"/>
    <w:rsid w:val="002D5295"/>
    <w:rsid w:val="002D7985"/>
    <w:rsid w:val="002E0376"/>
    <w:rsid w:val="002E0ADE"/>
    <w:rsid w:val="002E2800"/>
    <w:rsid w:val="002E4142"/>
    <w:rsid w:val="002E476B"/>
    <w:rsid w:val="002E621D"/>
    <w:rsid w:val="002E7168"/>
    <w:rsid w:val="002E754D"/>
    <w:rsid w:val="002F1262"/>
    <w:rsid w:val="002F157B"/>
    <w:rsid w:val="002F2135"/>
    <w:rsid w:val="002F2521"/>
    <w:rsid w:val="002F2915"/>
    <w:rsid w:val="0030340C"/>
    <w:rsid w:val="00305BFF"/>
    <w:rsid w:val="00307123"/>
    <w:rsid w:val="0031371C"/>
    <w:rsid w:val="00314E92"/>
    <w:rsid w:val="00316106"/>
    <w:rsid w:val="00321044"/>
    <w:rsid w:val="00321057"/>
    <w:rsid w:val="00322695"/>
    <w:rsid w:val="003226E8"/>
    <w:rsid w:val="00323433"/>
    <w:rsid w:val="00325DA6"/>
    <w:rsid w:val="00325DF6"/>
    <w:rsid w:val="003265C6"/>
    <w:rsid w:val="0032707E"/>
    <w:rsid w:val="003312ED"/>
    <w:rsid w:val="00334A32"/>
    <w:rsid w:val="00336215"/>
    <w:rsid w:val="0033665A"/>
    <w:rsid w:val="00337E45"/>
    <w:rsid w:val="003420F5"/>
    <w:rsid w:val="00342949"/>
    <w:rsid w:val="003432A3"/>
    <w:rsid w:val="003433F9"/>
    <w:rsid w:val="00344765"/>
    <w:rsid w:val="00345705"/>
    <w:rsid w:val="003457F5"/>
    <w:rsid w:val="00346809"/>
    <w:rsid w:val="003477F9"/>
    <w:rsid w:val="003503B9"/>
    <w:rsid w:val="003508CD"/>
    <w:rsid w:val="003520F3"/>
    <w:rsid w:val="0035296D"/>
    <w:rsid w:val="003613BB"/>
    <w:rsid w:val="00367CFF"/>
    <w:rsid w:val="003711CE"/>
    <w:rsid w:val="00372C9B"/>
    <w:rsid w:val="00374BBC"/>
    <w:rsid w:val="00374E3C"/>
    <w:rsid w:val="00375EF3"/>
    <w:rsid w:val="003778A2"/>
    <w:rsid w:val="00377AD4"/>
    <w:rsid w:val="003805A9"/>
    <w:rsid w:val="00381984"/>
    <w:rsid w:val="00382FDC"/>
    <w:rsid w:val="003842B0"/>
    <w:rsid w:val="00384A7E"/>
    <w:rsid w:val="00385CDF"/>
    <w:rsid w:val="00390608"/>
    <w:rsid w:val="00390F38"/>
    <w:rsid w:val="003912A3"/>
    <w:rsid w:val="003916CC"/>
    <w:rsid w:val="00391964"/>
    <w:rsid w:val="00392846"/>
    <w:rsid w:val="00394864"/>
    <w:rsid w:val="003948E3"/>
    <w:rsid w:val="003977C2"/>
    <w:rsid w:val="003A0BE9"/>
    <w:rsid w:val="003A18BF"/>
    <w:rsid w:val="003A2158"/>
    <w:rsid w:val="003A3660"/>
    <w:rsid w:val="003A4D87"/>
    <w:rsid w:val="003A54E2"/>
    <w:rsid w:val="003A6580"/>
    <w:rsid w:val="003B0C31"/>
    <w:rsid w:val="003B20DC"/>
    <w:rsid w:val="003B4B9E"/>
    <w:rsid w:val="003C0137"/>
    <w:rsid w:val="003C3FF0"/>
    <w:rsid w:val="003C4E21"/>
    <w:rsid w:val="003C6F93"/>
    <w:rsid w:val="003C7175"/>
    <w:rsid w:val="003C7383"/>
    <w:rsid w:val="003D00B0"/>
    <w:rsid w:val="003D0F38"/>
    <w:rsid w:val="003D21D9"/>
    <w:rsid w:val="003D2704"/>
    <w:rsid w:val="003D2DFB"/>
    <w:rsid w:val="003D3C24"/>
    <w:rsid w:val="003D628C"/>
    <w:rsid w:val="003D6700"/>
    <w:rsid w:val="003D6B0E"/>
    <w:rsid w:val="003E07BB"/>
    <w:rsid w:val="003E23DD"/>
    <w:rsid w:val="003E2D36"/>
    <w:rsid w:val="003E3653"/>
    <w:rsid w:val="003E374B"/>
    <w:rsid w:val="003E42C5"/>
    <w:rsid w:val="003E7AF6"/>
    <w:rsid w:val="003E7B46"/>
    <w:rsid w:val="003F1460"/>
    <w:rsid w:val="003F2971"/>
    <w:rsid w:val="003F2FB8"/>
    <w:rsid w:val="003F4E41"/>
    <w:rsid w:val="003F5181"/>
    <w:rsid w:val="003F5327"/>
    <w:rsid w:val="003F7120"/>
    <w:rsid w:val="00400654"/>
    <w:rsid w:val="004018C1"/>
    <w:rsid w:val="00402D20"/>
    <w:rsid w:val="004038AB"/>
    <w:rsid w:val="00404FC0"/>
    <w:rsid w:val="00405BC8"/>
    <w:rsid w:val="0040625C"/>
    <w:rsid w:val="00407299"/>
    <w:rsid w:val="00410311"/>
    <w:rsid w:val="004133C8"/>
    <w:rsid w:val="004153DF"/>
    <w:rsid w:val="00422D28"/>
    <w:rsid w:val="00424DF9"/>
    <w:rsid w:val="00425A1A"/>
    <w:rsid w:val="00430395"/>
    <w:rsid w:val="004327ED"/>
    <w:rsid w:val="00435401"/>
    <w:rsid w:val="00435E72"/>
    <w:rsid w:val="00440824"/>
    <w:rsid w:val="004415E3"/>
    <w:rsid w:val="00446879"/>
    <w:rsid w:val="00447F04"/>
    <w:rsid w:val="004503A7"/>
    <w:rsid w:val="0045220D"/>
    <w:rsid w:val="00460728"/>
    <w:rsid w:val="00462065"/>
    <w:rsid w:val="004629D2"/>
    <w:rsid w:val="00462B07"/>
    <w:rsid w:val="0046352D"/>
    <w:rsid w:val="00463643"/>
    <w:rsid w:val="00467938"/>
    <w:rsid w:val="0047123E"/>
    <w:rsid w:val="004727F4"/>
    <w:rsid w:val="00472B9E"/>
    <w:rsid w:val="00473128"/>
    <w:rsid w:val="00473598"/>
    <w:rsid w:val="0047771A"/>
    <w:rsid w:val="004805D1"/>
    <w:rsid w:val="00482389"/>
    <w:rsid w:val="00482F6A"/>
    <w:rsid w:val="0048403E"/>
    <w:rsid w:val="00487A83"/>
    <w:rsid w:val="004922EE"/>
    <w:rsid w:val="004924A3"/>
    <w:rsid w:val="004965F3"/>
    <w:rsid w:val="00496A40"/>
    <w:rsid w:val="00496CBD"/>
    <w:rsid w:val="00497AC2"/>
    <w:rsid w:val="00497C28"/>
    <w:rsid w:val="004A0A8D"/>
    <w:rsid w:val="004A0CEC"/>
    <w:rsid w:val="004A2FA4"/>
    <w:rsid w:val="004A33BF"/>
    <w:rsid w:val="004A65C0"/>
    <w:rsid w:val="004A70E2"/>
    <w:rsid w:val="004A7594"/>
    <w:rsid w:val="004B0E1A"/>
    <w:rsid w:val="004B3EA4"/>
    <w:rsid w:val="004B3ED6"/>
    <w:rsid w:val="004B4928"/>
    <w:rsid w:val="004B57EB"/>
    <w:rsid w:val="004B66B6"/>
    <w:rsid w:val="004B6768"/>
    <w:rsid w:val="004C0E63"/>
    <w:rsid w:val="004C1603"/>
    <w:rsid w:val="004C464F"/>
    <w:rsid w:val="004C4B1F"/>
    <w:rsid w:val="004C5575"/>
    <w:rsid w:val="004C5EC7"/>
    <w:rsid w:val="004C6928"/>
    <w:rsid w:val="004D1452"/>
    <w:rsid w:val="004D313B"/>
    <w:rsid w:val="004D475B"/>
    <w:rsid w:val="004D6756"/>
    <w:rsid w:val="004E0208"/>
    <w:rsid w:val="004E0E4E"/>
    <w:rsid w:val="004E0EE8"/>
    <w:rsid w:val="004F06A6"/>
    <w:rsid w:val="004F2654"/>
    <w:rsid w:val="004F5CC6"/>
    <w:rsid w:val="005011C2"/>
    <w:rsid w:val="005034FC"/>
    <w:rsid w:val="0050361D"/>
    <w:rsid w:val="0051026D"/>
    <w:rsid w:val="005118EF"/>
    <w:rsid w:val="005158A9"/>
    <w:rsid w:val="00515FA7"/>
    <w:rsid w:val="00516706"/>
    <w:rsid w:val="005177C3"/>
    <w:rsid w:val="005222F1"/>
    <w:rsid w:val="005358FC"/>
    <w:rsid w:val="00535D67"/>
    <w:rsid w:val="0053675A"/>
    <w:rsid w:val="00536F64"/>
    <w:rsid w:val="005372D0"/>
    <w:rsid w:val="00540BCF"/>
    <w:rsid w:val="00544150"/>
    <w:rsid w:val="0054526F"/>
    <w:rsid w:val="00545614"/>
    <w:rsid w:val="00551F70"/>
    <w:rsid w:val="00554227"/>
    <w:rsid w:val="00555252"/>
    <w:rsid w:val="0056210C"/>
    <w:rsid w:val="0056373E"/>
    <w:rsid w:val="00565B09"/>
    <w:rsid w:val="00571469"/>
    <w:rsid w:val="005755C7"/>
    <w:rsid w:val="00575AC7"/>
    <w:rsid w:val="00575B92"/>
    <w:rsid w:val="00576B51"/>
    <w:rsid w:val="00580659"/>
    <w:rsid w:val="00580F6D"/>
    <w:rsid w:val="0058219E"/>
    <w:rsid w:val="005825D9"/>
    <w:rsid w:val="00582849"/>
    <w:rsid w:val="00583E80"/>
    <w:rsid w:val="00585BCB"/>
    <w:rsid w:val="0058650A"/>
    <w:rsid w:val="00590681"/>
    <w:rsid w:val="00592D40"/>
    <w:rsid w:val="0059400A"/>
    <w:rsid w:val="00595622"/>
    <w:rsid w:val="005969DD"/>
    <w:rsid w:val="005A01E1"/>
    <w:rsid w:val="005A4885"/>
    <w:rsid w:val="005A4933"/>
    <w:rsid w:val="005A4D5C"/>
    <w:rsid w:val="005A70CC"/>
    <w:rsid w:val="005B1A17"/>
    <w:rsid w:val="005B2D28"/>
    <w:rsid w:val="005B3429"/>
    <w:rsid w:val="005B4C6D"/>
    <w:rsid w:val="005B5D9B"/>
    <w:rsid w:val="005B7363"/>
    <w:rsid w:val="005B7D55"/>
    <w:rsid w:val="005B7E73"/>
    <w:rsid w:val="005C01D4"/>
    <w:rsid w:val="005C2D9F"/>
    <w:rsid w:val="005D07C4"/>
    <w:rsid w:val="005D0A3A"/>
    <w:rsid w:val="005D0D3F"/>
    <w:rsid w:val="005D16F3"/>
    <w:rsid w:val="005D3D48"/>
    <w:rsid w:val="005D4587"/>
    <w:rsid w:val="005D4DC9"/>
    <w:rsid w:val="005D4EA0"/>
    <w:rsid w:val="005D5524"/>
    <w:rsid w:val="005D7573"/>
    <w:rsid w:val="005D7ABD"/>
    <w:rsid w:val="005E112E"/>
    <w:rsid w:val="005E2DEB"/>
    <w:rsid w:val="005E3365"/>
    <w:rsid w:val="005E361B"/>
    <w:rsid w:val="005F0992"/>
    <w:rsid w:val="005F32C7"/>
    <w:rsid w:val="005F404D"/>
    <w:rsid w:val="005F471A"/>
    <w:rsid w:val="005F5C79"/>
    <w:rsid w:val="005F7999"/>
    <w:rsid w:val="0060140F"/>
    <w:rsid w:val="0060285F"/>
    <w:rsid w:val="00605A98"/>
    <w:rsid w:val="0061046F"/>
    <w:rsid w:val="006121B2"/>
    <w:rsid w:val="00613137"/>
    <w:rsid w:val="00614463"/>
    <w:rsid w:val="00616D14"/>
    <w:rsid w:val="006210DB"/>
    <w:rsid w:val="00622218"/>
    <w:rsid w:val="00622B26"/>
    <w:rsid w:val="006252B2"/>
    <w:rsid w:val="00625DD0"/>
    <w:rsid w:val="00626EDA"/>
    <w:rsid w:val="00627476"/>
    <w:rsid w:val="00631A1A"/>
    <w:rsid w:val="00631E39"/>
    <w:rsid w:val="00632C50"/>
    <w:rsid w:val="00632F48"/>
    <w:rsid w:val="006335F8"/>
    <w:rsid w:val="00634381"/>
    <w:rsid w:val="0063555B"/>
    <w:rsid w:val="0063680F"/>
    <w:rsid w:val="00637632"/>
    <w:rsid w:val="006401F4"/>
    <w:rsid w:val="00643B4E"/>
    <w:rsid w:val="00646C9E"/>
    <w:rsid w:val="00646D09"/>
    <w:rsid w:val="006536F0"/>
    <w:rsid w:val="006537F8"/>
    <w:rsid w:val="00657F79"/>
    <w:rsid w:val="0066070C"/>
    <w:rsid w:val="00661F1D"/>
    <w:rsid w:val="0066569D"/>
    <w:rsid w:val="00665E74"/>
    <w:rsid w:val="006666F4"/>
    <w:rsid w:val="00666B75"/>
    <w:rsid w:val="0067085A"/>
    <w:rsid w:val="006741F1"/>
    <w:rsid w:val="006767EF"/>
    <w:rsid w:val="006802D1"/>
    <w:rsid w:val="0068068E"/>
    <w:rsid w:val="00680E37"/>
    <w:rsid w:val="00684ABC"/>
    <w:rsid w:val="00684DAD"/>
    <w:rsid w:val="00685D2C"/>
    <w:rsid w:val="00686FE3"/>
    <w:rsid w:val="006926BF"/>
    <w:rsid w:val="006A1BF6"/>
    <w:rsid w:val="006A4A75"/>
    <w:rsid w:val="006A5D6C"/>
    <w:rsid w:val="006A6984"/>
    <w:rsid w:val="006A6BA1"/>
    <w:rsid w:val="006A7CB7"/>
    <w:rsid w:val="006B0905"/>
    <w:rsid w:val="006B7BF8"/>
    <w:rsid w:val="006C025B"/>
    <w:rsid w:val="006C1AF7"/>
    <w:rsid w:val="006C2393"/>
    <w:rsid w:val="006C2DE3"/>
    <w:rsid w:val="006C376F"/>
    <w:rsid w:val="006C3A7B"/>
    <w:rsid w:val="006C3B8D"/>
    <w:rsid w:val="006D0D54"/>
    <w:rsid w:val="006D109B"/>
    <w:rsid w:val="006D4025"/>
    <w:rsid w:val="006D4AF4"/>
    <w:rsid w:val="006D7FF8"/>
    <w:rsid w:val="006E12CB"/>
    <w:rsid w:val="006E157E"/>
    <w:rsid w:val="006E2F00"/>
    <w:rsid w:val="006E304B"/>
    <w:rsid w:val="006E3BFC"/>
    <w:rsid w:val="006E4C2D"/>
    <w:rsid w:val="006E50DC"/>
    <w:rsid w:val="006E6EDA"/>
    <w:rsid w:val="006E7118"/>
    <w:rsid w:val="006E75AC"/>
    <w:rsid w:val="006F0BED"/>
    <w:rsid w:val="006F29FA"/>
    <w:rsid w:val="006F3747"/>
    <w:rsid w:val="006F4633"/>
    <w:rsid w:val="006F54B1"/>
    <w:rsid w:val="006F61D8"/>
    <w:rsid w:val="006F6301"/>
    <w:rsid w:val="006F6502"/>
    <w:rsid w:val="007007E8"/>
    <w:rsid w:val="007010F0"/>
    <w:rsid w:val="00701BC9"/>
    <w:rsid w:val="00701F84"/>
    <w:rsid w:val="00704472"/>
    <w:rsid w:val="007072B3"/>
    <w:rsid w:val="00712AE4"/>
    <w:rsid w:val="00712E07"/>
    <w:rsid w:val="0071668E"/>
    <w:rsid w:val="00721399"/>
    <w:rsid w:val="00721CD0"/>
    <w:rsid w:val="00723E85"/>
    <w:rsid w:val="0072722F"/>
    <w:rsid w:val="00731889"/>
    <w:rsid w:val="00732D6B"/>
    <w:rsid w:val="0073373B"/>
    <w:rsid w:val="00734091"/>
    <w:rsid w:val="00740181"/>
    <w:rsid w:val="0074128D"/>
    <w:rsid w:val="00741727"/>
    <w:rsid w:val="0074269B"/>
    <w:rsid w:val="007447D3"/>
    <w:rsid w:val="00745915"/>
    <w:rsid w:val="007473CC"/>
    <w:rsid w:val="007508A3"/>
    <w:rsid w:val="00752BE6"/>
    <w:rsid w:val="007532C1"/>
    <w:rsid w:val="00753E88"/>
    <w:rsid w:val="00754658"/>
    <w:rsid w:val="007551E2"/>
    <w:rsid w:val="007618CC"/>
    <w:rsid w:val="00764615"/>
    <w:rsid w:val="00764F8F"/>
    <w:rsid w:val="00767C1F"/>
    <w:rsid w:val="007725BF"/>
    <w:rsid w:val="007755DA"/>
    <w:rsid w:val="00781036"/>
    <w:rsid w:val="007817A3"/>
    <w:rsid w:val="0078243E"/>
    <w:rsid w:val="0078286B"/>
    <w:rsid w:val="0078348E"/>
    <w:rsid w:val="00783897"/>
    <w:rsid w:val="00786BC9"/>
    <w:rsid w:val="00787903"/>
    <w:rsid w:val="00790545"/>
    <w:rsid w:val="00791457"/>
    <w:rsid w:val="00792A46"/>
    <w:rsid w:val="00795392"/>
    <w:rsid w:val="00796A5F"/>
    <w:rsid w:val="007A30E9"/>
    <w:rsid w:val="007A765F"/>
    <w:rsid w:val="007A7A6F"/>
    <w:rsid w:val="007B060F"/>
    <w:rsid w:val="007B0CBD"/>
    <w:rsid w:val="007B134D"/>
    <w:rsid w:val="007B26F4"/>
    <w:rsid w:val="007B72E8"/>
    <w:rsid w:val="007C3DF8"/>
    <w:rsid w:val="007C7912"/>
    <w:rsid w:val="007D12DB"/>
    <w:rsid w:val="007D1581"/>
    <w:rsid w:val="007D1754"/>
    <w:rsid w:val="007D1BCB"/>
    <w:rsid w:val="007D2CB8"/>
    <w:rsid w:val="007D3EDF"/>
    <w:rsid w:val="007D5BD5"/>
    <w:rsid w:val="007D64DA"/>
    <w:rsid w:val="007D6CC1"/>
    <w:rsid w:val="007E2012"/>
    <w:rsid w:val="007E205A"/>
    <w:rsid w:val="007E5DF7"/>
    <w:rsid w:val="007F0922"/>
    <w:rsid w:val="007F2980"/>
    <w:rsid w:val="007F372E"/>
    <w:rsid w:val="007F4E0B"/>
    <w:rsid w:val="007F7292"/>
    <w:rsid w:val="007F7486"/>
    <w:rsid w:val="00804B33"/>
    <w:rsid w:val="00804ED6"/>
    <w:rsid w:val="00805098"/>
    <w:rsid w:val="00811745"/>
    <w:rsid w:val="00811BFC"/>
    <w:rsid w:val="008122B1"/>
    <w:rsid w:val="008131A6"/>
    <w:rsid w:val="00813C03"/>
    <w:rsid w:val="008158B2"/>
    <w:rsid w:val="0081783E"/>
    <w:rsid w:val="008205F3"/>
    <w:rsid w:val="00820EC7"/>
    <w:rsid w:val="008240F8"/>
    <w:rsid w:val="008314A3"/>
    <w:rsid w:val="00832C17"/>
    <w:rsid w:val="00832DB2"/>
    <w:rsid w:val="0083368A"/>
    <w:rsid w:val="00833C09"/>
    <w:rsid w:val="00833C1A"/>
    <w:rsid w:val="00834255"/>
    <w:rsid w:val="008435C1"/>
    <w:rsid w:val="008471C0"/>
    <w:rsid w:val="00847749"/>
    <w:rsid w:val="00847815"/>
    <w:rsid w:val="00855B57"/>
    <w:rsid w:val="00857A44"/>
    <w:rsid w:val="00857C85"/>
    <w:rsid w:val="008602AA"/>
    <w:rsid w:val="00861C5A"/>
    <w:rsid w:val="008626C1"/>
    <w:rsid w:val="00863CCE"/>
    <w:rsid w:val="008668BF"/>
    <w:rsid w:val="00866F99"/>
    <w:rsid w:val="00867E16"/>
    <w:rsid w:val="00870C88"/>
    <w:rsid w:val="00873550"/>
    <w:rsid w:val="00874F97"/>
    <w:rsid w:val="0087771F"/>
    <w:rsid w:val="008800AA"/>
    <w:rsid w:val="008802EA"/>
    <w:rsid w:val="008810C7"/>
    <w:rsid w:val="00882A09"/>
    <w:rsid w:val="00886EF7"/>
    <w:rsid w:val="0088720B"/>
    <w:rsid w:val="00887450"/>
    <w:rsid w:val="0088745E"/>
    <w:rsid w:val="008A04F9"/>
    <w:rsid w:val="008A283B"/>
    <w:rsid w:val="008A33C7"/>
    <w:rsid w:val="008A4A47"/>
    <w:rsid w:val="008A6D2A"/>
    <w:rsid w:val="008A72E0"/>
    <w:rsid w:val="008B0FFF"/>
    <w:rsid w:val="008B2B76"/>
    <w:rsid w:val="008B3D79"/>
    <w:rsid w:val="008B442F"/>
    <w:rsid w:val="008B5F6C"/>
    <w:rsid w:val="008B6549"/>
    <w:rsid w:val="008C004A"/>
    <w:rsid w:val="008C3659"/>
    <w:rsid w:val="008D0B15"/>
    <w:rsid w:val="008D114E"/>
    <w:rsid w:val="008D2DB6"/>
    <w:rsid w:val="008D496D"/>
    <w:rsid w:val="008D555A"/>
    <w:rsid w:val="008D56A8"/>
    <w:rsid w:val="008D5E06"/>
    <w:rsid w:val="008D6D77"/>
    <w:rsid w:val="008D7A20"/>
    <w:rsid w:val="008E45FC"/>
    <w:rsid w:val="008E59F3"/>
    <w:rsid w:val="008E631E"/>
    <w:rsid w:val="008E6BDA"/>
    <w:rsid w:val="008E719F"/>
    <w:rsid w:val="008F06F0"/>
    <w:rsid w:val="008F1731"/>
    <w:rsid w:val="008F2F41"/>
    <w:rsid w:val="008F3BDB"/>
    <w:rsid w:val="008F590E"/>
    <w:rsid w:val="008F7364"/>
    <w:rsid w:val="009007F7"/>
    <w:rsid w:val="00901A33"/>
    <w:rsid w:val="00903A0D"/>
    <w:rsid w:val="00903A57"/>
    <w:rsid w:val="00904F82"/>
    <w:rsid w:val="00906DDB"/>
    <w:rsid w:val="00912502"/>
    <w:rsid w:val="00914873"/>
    <w:rsid w:val="0091573F"/>
    <w:rsid w:val="00916238"/>
    <w:rsid w:val="009164EC"/>
    <w:rsid w:val="0091690E"/>
    <w:rsid w:val="00917E06"/>
    <w:rsid w:val="0092118F"/>
    <w:rsid w:val="0092302D"/>
    <w:rsid w:val="00924D82"/>
    <w:rsid w:val="009274C5"/>
    <w:rsid w:val="0093053C"/>
    <w:rsid w:val="00930813"/>
    <w:rsid w:val="009322B0"/>
    <w:rsid w:val="009327E2"/>
    <w:rsid w:val="00933285"/>
    <w:rsid w:val="009334F9"/>
    <w:rsid w:val="00937D84"/>
    <w:rsid w:val="00942B99"/>
    <w:rsid w:val="009435F5"/>
    <w:rsid w:val="00944D4E"/>
    <w:rsid w:val="00954BFF"/>
    <w:rsid w:val="00954D28"/>
    <w:rsid w:val="00954E6B"/>
    <w:rsid w:val="009558E0"/>
    <w:rsid w:val="00956794"/>
    <w:rsid w:val="00963CF3"/>
    <w:rsid w:val="0096751A"/>
    <w:rsid w:val="00971F80"/>
    <w:rsid w:val="0097426F"/>
    <w:rsid w:val="009761EB"/>
    <w:rsid w:val="009767FB"/>
    <w:rsid w:val="00977CEB"/>
    <w:rsid w:val="00981202"/>
    <w:rsid w:val="00984380"/>
    <w:rsid w:val="00985CA2"/>
    <w:rsid w:val="00986A6B"/>
    <w:rsid w:val="00986BCC"/>
    <w:rsid w:val="00990035"/>
    <w:rsid w:val="00990B3A"/>
    <w:rsid w:val="00990BA9"/>
    <w:rsid w:val="00990FE7"/>
    <w:rsid w:val="0099132B"/>
    <w:rsid w:val="00991D7C"/>
    <w:rsid w:val="00992C1E"/>
    <w:rsid w:val="0099326A"/>
    <w:rsid w:val="00993B10"/>
    <w:rsid w:val="009979A7"/>
    <w:rsid w:val="009A10AB"/>
    <w:rsid w:val="009A1CF0"/>
    <w:rsid w:val="009A2271"/>
    <w:rsid w:val="009A2E76"/>
    <w:rsid w:val="009A31EA"/>
    <w:rsid w:val="009A37B6"/>
    <w:rsid w:val="009A41A6"/>
    <w:rsid w:val="009A4993"/>
    <w:rsid w:val="009A6A90"/>
    <w:rsid w:val="009A6D35"/>
    <w:rsid w:val="009A7BDE"/>
    <w:rsid w:val="009B1731"/>
    <w:rsid w:val="009B21C4"/>
    <w:rsid w:val="009B43B7"/>
    <w:rsid w:val="009B6639"/>
    <w:rsid w:val="009B6A94"/>
    <w:rsid w:val="009B6ACC"/>
    <w:rsid w:val="009C0227"/>
    <w:rsid w:val="009C1320"/>
    <w:rsid w:val="009C1429"/>
    <w:rsid w:val="009C4223"/>
    <w:rsid w:val="009C4FD5"/>
    <w:rsid w:val="009C7194"/>
    <w:rsid w:val="009D06AD"/>
    <w:rsid w:val="009D30DD"/>
    <w:rsid w:val="009D47A1"/>
    <w:rsid w:val="009D5328"/>
    <w:rsid w:val="009E2434"/>
    <w:rsid w:val="009E2A74"/>
    <w:rsid w:val="009E2B16"/>
    <w:rsid w:val="009E3B5D"/>
    <w:rsid w:val="009E68C6"/>
    <w:rsid w:val="009F055E"/>
    <w:rsid w:val="009F07B4"/>
    <w:rsid w:val="009F084A"/>
    <w:rsid w:val="009F10FB"/>
    <w:rsid w:val="009F18F4"/>
    <w:rsid w:val="009F2B2A"/>
    <w:rsid w:val="009F3B46"/>
    <w:rsid w:val="009F5A88"/>
    <w:rsid w:val="009F5DE6"/>
    <w:rsid w:val="009F61A5"/>
    <w:rsid w:val="009F6EE7"/>
    <w:rsid w:val="00A01435"/>
    <w:rsid w:val="00A03CC1"/>
    <w:rsid w:val="00A057DA"/>
    <w:rsid w:val="00A07877"/>
    <w:rsid w:val="00A119BE"/>
    <w:rsid w:val="00A20EAD"/>
    <w:rsid w:val="00A22C53"/>
    <w:rsid w:val="00A2345F"/>
    <w:rsid w:val="00A23D77"/>
    <w:rsid w:val="00A24986"/>
    <w:rsid w:val="00A259E0"/>
    <w:rsid w:val="00A27058"/>
    <w:rsid w:val="00A3290D"/>
    <w:rsid w:val="00A32E5B"/>
    <w:rsid w:val="00A357D1"/>
    <w:rsid w:val="00A42AD6"/>
    <w:rsid w:val="00A43C5B"/>
    <w:rsid w:val="00A44825"/>
    <w:rsid w:val="00A5145E"/>
    <w:rsid w:val="00A52F88"/>
    <w:rsid w:val="00A62E2A"/>
    <w:rsid w:val="00A632CB"/>
    <w:rsid w:val="00A63964"/>
    <w:rsid w:val="00A64949"/>
    <w:rsid w:val="00A668A5"/>
    <w:rsid w:val="00A66CAF"/>
    <w:rsid w:val="00A677D7"/>
    <w:rsid w:val="00A67AE6"/>
    <w:rsid w:val="00A72540"/>
    <w:rsid w:val="00A72C19"/>
    <w:rsid w:val="00A73535"/>
    <w:rsid w:val="00A813B1"/>
    <w:rsid w:val="00A813C0"/>
    <w:rsid w:val="00A85CF6"/>
    <w:rsid w:val="00A85E49"/>
    <w:rsid w:val="00A87944"/>
    <w:rsid w:val="00A90A91"/>
    <w:rsid w:val="00A91446"/>
    <w:rsid w:val="00A92D80"/>
    <w:rsid w:val="00A95272"/>
    <w:rsid w:val="00A95FBF"/>
    <w:rsid w:val="00A97EC5"/>
    <w:rsid w:val="00AA0541"/>
    <w:rsid w:val="00AA0712"/>
    <w:rsid w:val="00AA316B"/>
    <w:rsid w:val="00AA3C79"/>
    <w:rsid w:val="00AA40D9"/>
    <w:rsid w:val="00AA6F9F"/>
    <w:rsid w:val="00AA75A6"/>
    <w:rsid w:val="00AB4AF3"/>
    <w:rsid w:val="00AB4BAA"/>
    <w:rsid w:val="00AB78DF"/>
    <w:rsid w:val="00AC2695"/>
    <w:rsid w:val="00AC5387"/>
    <w:rsid w:val="00AC7485"/>
    <w:rsid w:val="00AD0B7A"/>
    <w:rsid w:val="00AD1037"/>
    <w:rsid w:val="00AD20DB"/>
    <w:rsid w:val="00AD2558"/>
    <w:rsid w:val="00AD4E9B"/>
    <w:rsid w:val="00AD74FD"/>
    <w:rsid w:val="00AE7BB4"/>
    <w:rsid w:val="00AF02C2"/>
    <w:rsid w:val="00AF0B63"/>
    <w:rsid w:val="00AF297B"/>
    <w:rsid w:val="00AF2D09"/>
    <w:rsid w:val="00AF42D1"/>
    <w:rsid w:val="00AF523D"/>
    <w:rsid w:val="00AF6C2F"/>
    <w:rsid w:val="00AF7145"/>
    <w:rsid w:val="00AF775F"/>
    <w:rsid w:val="00B01B4E"/>
    <w:rsid w:val="00B04D5B"/>
    <w:rsid w:val="00B05004"/>
    <w:rsid w:val="00B11F38"/>
    <w:rsid w:val="00B124DE"/>
    <w:rsid w:val="00B12B41"/>
    <w:rsid w:val="00B15AA9"/>
    <w:rsid w:val="00B168EA"/>
    <w:rsid w:val="00B16B1B"/>
    <w:rsid w:val="00B2042F"/>
    <w:rsid w:val="00B21029"/>
    <w:rsid w:val="00B237D3"/>
    <w:rsid w:val="00B25BF3"/>
    <w:rsid w:val="00B37B91"/>
    <w:rsid w:val="00B40985"/>
    <w:rsid w:val="00B418E6"/>
    <w:rsid w:val="00B472B1"/>
    <w:rsid w:val="00B50DD5"/>
    <w:rsid w:val="00B52228"/>
    <w:rsid w:val="00B57587"/>
    <w:rsid w:val="00B624CE"/>
    <w:rsid w:val="00B62C51"/>
    <w:rsid w:val="00B63693"/>
    <w:rsid w:val="00B639C8"/>
    <w:rsid w:val="00B6425C"/>
    <w:rsid w:val="00B66EE6"/>
    <w:rsid w:val="00B72041"/>
    <w:rsid w:val="00B73562"/>
    <w:rsid w:val="00B73F77"/>
    <w:rsid w:val="00B76C6F"/>
    <w:rsid w:val="00B76EB9"/>
    <w:rsid w:val="00B80D0D"/>
    <w:rsid w:val="00B84FC3"/>
    <w:rsid w:val="00B92A1F"/>
    <w:rsid w:val="00B933ED"/>
    <w:rsid w:val="00B97D0E"/>
    <w:rsid w:val="00BA0FAE"/>
    <w:rsid w:val="00BA13EC"/>
    <w:rsid w:val="00BA17EE"/>
    <w:rsid w:val="00BA19F6"/>
    <w:rsid w:val="00BA3006"/>
    <w:rsid w:val="00BA4FD4"/>
    <w:rsid w:val="00BA78B0"/>
    <w:rsid w:val="00BB12FC"/>
    <w:rsid w:val="00BB2815"/>
    <w:rsid w:val="00BB448C"/>
    <w:rsid w:val="00BB4D07"/>
    <w:rsid w:val="00BB72CC"/>
    <w:rsid w:val="00BB7717"/>
    <w:rsid w:val="00BC1DD2"/>
    <w:rsid w:val="00BC1FD2"/>
    <w:rsid w:val="00BC2CDB"/>
    <w:rsid w:val="00BC4342"/>
    <w:rsid w:val="00BC43E8"/>
    <w:rsid w:val="00BC5AA3"/>
    <w:rsid w:val="00BC6070"/>
    <w:rsid w:val="00BD0C02"/>
    <w:rsid w:val="00BD0ED1"/>
    <w:rsid w:val="00BD11A2"/>
    <w:rsid w:val="00BD325E"/>
    <w:rsid w:val="00BD59D3"/>
    <w:rsid w:val="00BD652E"/>
    <w:rsid w:val="00BD6532"/>
    <w:rsid w:val="00BD6C82"/>
    <w:rsid w:val="00BD716C"/>
    <w:rsid w:val="00BD7D71"/>
    <w:rsid w:val="00BE2407"/>
    <w:rsid w:val="00BE3695"/>
    <w:rsid w:val="00BE39B4"/>
    <w:rsid w:val="00BE3D3F"/>
    <w:rsid w:val="00BE4424"/>
    <w:rsid w:val="00BE55EF"/>
    <w:rsid w:val="00BF0595"/>
    <w:rsid w:val="00BF2550"/>
    <w:rsid w:val="00BF3766"/>
    <w:rsid w:val="00BF4DFF"/>
    <w:rsid w:val="00BF6086"/>
    <w:rsid w:val="00BF6443"/>
    <w:rsid w:val="00C04B96"/>
    <w:rsid w:val="00C04CB7"/>
    <w:rsid w:val="00C05F50"/>
    <w:rsid w:val="00C0700A"/>
    <w:rsid w:val="00C12E8B"/>
    <w:rsid w:val="00C14693"/>
    <w:rsid w:val="00C17449"/>
    <w:rsid w:val="00C17D59"/>
    <w:rsid w:val="00C208C5"/>
    <w:rsid w:val="00C21D76"/>
    <w:rsid w:val="00C23531"/>
    <w:rsid w:val="00C2382B"/>
    <w:rsid w:val="00C244A1"/>
    <w:rsid w:val="00C305F6"/>
    <w:rsid w:val="00C365F6"/>
    <w:rsid w:val="00C36991"/>
    <w:rsid w:val="00C41507"/>
    <w:rsid w:val="00C431BC"/>
    <w:rsid w:val="00C4486E"/>
    <w:rsid w:val="00C46095"/>
    <w:rsid w:val="00C466C5"/>
    <w:rsid w:val="00C47B6C"/>
    <w:rsid w:val="00C50529"/>
    <w:rsid w:val="00C517AC"/>
    <w:rsid w:val="00C523F2"/>
    <w:rsid w:val="00C52E84"/>
    <w:rsid w:val="00C55904"/>
    <w:rsid w:val="00C57C62"/>
    <w:rsid w:val="00C61C21"/>
    <w:rsid w:val="00C62C15"/>
    <w:rsid w:val="00C62DCB"/>
    <w:rsid w:val="00C6506B"/>
    <w:rsid w:val="00C65470"/>
    <w:rsid w:val="00C663B0"/>
    <w:rsid w:val="00C66A37"/>
    <w:rsid w:val="00C73824"/>
    <w:rsid w:val="00C748D4"/>
    <w:rsid w:val="00C7590B"/>
    <w:rsid w:val="00C76CE4"/>
    <w:rsid w:val="00C80069"/>
    <w:rsid w:val="00C80219"/>
    <w:rsid w:val="00C814FB"/>
    <w:rsid w:val="00C8424B"/>
    <w:rsid w:val="00C9074C"/>
    <w:rsid w:val="00C91A86"/>
    <w:rsid w:val="00C91AC8"/>
    <w:rsid w:val="00C92B93"/>
    <w:rsid w:val="00C92C41"/>
    <w:rsid w:val="00C94B82"/>
    <w:rsid w:val="00C95F4E"/>
    <w:rsid w:val="00CA0494"/>
    <w:rsid w:val="00CA04E9"/>
    <w:rsid w:val="00CA0665"/>
    <w:rsid w:val="00CA07EA"/>
    <w:rsid w:val="00CA0D06"/>
    <w:rsid w:val="00CA150A"/>
    <w:rsid w:val="00CA20B9"/>
    <w:rsid w:val="00CA22D1"/>
    <w:rsid w:val="00CA5ED6"/>
    <w:rsid w:val="00CA7034"/>
    <w:rsid w:val="00CB092A"/>
    <w:rsid w:val="00CB1398"/>
    <w:rsid w:val="00CB1960"/>
    <w:rsid w:val="00CB1DE2"/>
    <w:rsid w:val="00CB2079"/>
    <w:rsid w:val="00CB2453"/>
    <w:rsid w:val="00CB25F4"/>
    <w:rsid w:val="00CB357E"/>
    <w:rsid w:val="00CB5AF7"/>
    <w:rsid w:val="00CB5DCC"/>
    <w:rsid w:val="00CC2372"/>
    <w:rsid w:val="00CC280E"/>
    <w:rsid w:val="00CC34B6"/>
    <w:rsid w:val="00CC3707"/>
    <w:rsid w:val="00CC3E28"/>
    <w:rsid w:val="00CC401C"/>
    <w:rsid w:val="00CC54AA"/>
    <w:rsid w:val="00CC5F13"/>
    <w:rsid w:val="00CC68B0"/>
    <w:rsid w:val="00CC7D7B"/>
    <w:rsid w:val="00CD2816"/>
    <w:rsid w:val="00CD42C1"/>
    <w:rsid w:val="00CD461E"/>
    <w:rsid w:val="00CD530C"/>
    <w:rsid w:val="00CE029B"/>
    <w:rsid w:val="00CE0615"/>
    <w:rsid w:val="00CE0DC8"/>
    <w:rsid w:val="00CE175C"/>
    <w:rsid w:val="00CE42DA"/>
    <w:rsid w:val="00CE4B45"/>
    <w:rsid w:val="00CE5128"/>
    <w:rsid w:val="00CE6B48"/>
    <w:rsid w:val="00CE7E24"/>
    <w:rsid w:val="00CF1F9D"/>
    <w:rsid w:val="00CF23DA"/>
    <w:rsid w:val="00CF2AAE"/>
    <w:rsid w:val="00CF5462"/>
    <w:rsid w:val="00D00221"/>
    <w:rsid w:val="00D03654"/>
    <w:rsid w:val="00D05AA8"/>
    <w:rsid w:val="00D07F0C"/>
    <w:rsid w:val="00D10535"/>
    <w:rsid w:val="00D12B12"/>
    <w:rsid w:val="00D12CEB"/>
    <w:rsid w:val="00D16E25"/>
    <w:rsid w:val="00D16F17"/>
    <w:rsid w:val="00D209BD"/>
    <w:rsid w:val="00D212E6"/>
    <w:rsid w:val="00D26542"/>
    <w:rsid w:val="00D27551"/>
    <w:rsid w:val="00D30035"/>
    <w:rsid w:val="00D3003C"/>
    <w:rsid w:val="00D300B5"/>
    <w:rsid w:val="00D3249E"/>
    <w:rsid w:val="00D3766D"/>
    <w:rsid w:val="00D37F8B"/>
    <w:rsid w:val="00D42A38"/>
    <w:rsid w:val="00D42EB7"/>
    <w:rsid w:val="00D44F85"/>
    <w:rsid w:val="00D47F2A"/>
    <w:rsid w:val="00D50009"/>
    <w:rsid w:val="00D50E7E"/>
    <w:rsid w:val="00D532C5"/>
    <w:rsid w:val="00D57E3E"/>
    <w:rsid w:val="00D60D2C"/>
    <w:rsid w:val="00D60DDA"/>
    <w:rsid w:val="00D61F12"/>
    <w:rsid w:val="00D63BAD"/>
    <w:rsid w:val="00D65158"/>
    <w:rsid w:val="00D65CA0"/>
    <w:rsid w:val="00D67A7E"/>
    <w:rsid w:val="00D67AEF"/>
    <w:rsid w:val="00D72A25"/>
    <w:rsid w:val="00D741FC"/>
    <w:rsid w:val="00D75906"/>
    <w:rsid w:val="00D75F99"/>
    <w:rsid w:val="00D76914"/>
    <w:rsid w:val="00D775B0"/>
    <w:rsid w:val="00D814DC"/>
    <w:rsid w:val="00D82DB7"/>
    <w:rsid w:val="00D85776"/>
    <w:rsid w:val="00D90CBE"/>
    <w:rsid w:val="00D92AE4"/>
    <w:rsid w:val="00D930EE"/>
    <w:rsid w:val="00DA149C"/>
    <w:rsid w:val="00DA14BB"/>
    <w:rsid w:val="00DA21F0"/>
    <w:rsid w:val="00DA3025"/>
    <w:rsid w:val="00DA4493"/>
    <w:rsid w:val="00DB06EE"/>
    <w:rsid w:val="00DB2038"/>
    <w:rsid w:val="00DB24CB"/>
    <w:rsid w:val="00DB27A2"/>
    <w:rsid w:val="00DC00B0"/>
    <w:rsid w:val="00DC11AA"/>
    <w:rsid w:val="00DC1488"/>
    <w:rsid w:val="00DC20D6"/>
    <w:rsid w:val="00DC5169"/>
    <w:rsid w:val="00DC57F7"/>
    <w:rsid w:val="00DC7A93"/>
    <w:rsid w:val="00DD2017"/>
    <w:rsid w:val="00DD2C54"/>
    <w:rsid w:val="00DD3272"/>
    <w:rsid w:val="00DE0B35"/>
    <w:rsid w:val="00DE2E37"/>
    <w:rsid w:val="00DE59C9"/>
    <w:rsid w:val="00DE6832"/>
    <w:rsid w:val="00DE7F05"/>
    <w:rsid w:val="00DF0E66"/>
    <w:rsid w:val="00DF15B3"/>
    <w:rsid w:val="00DF2159"/>
    <w:rsid w:val="00DF29DC"/>
    <w:rsid w:val="00DF3FCB"/>
    <w:rsid w:val="00DF5013"/>
    <w:rsid w:val="00DF624D"/>
    <w:rsid w:val="00DF7F1D"/>
    <w:rsid w:val="00E02EDF"/>
    <w:rsid w:val="00E07D5F"/>
    <w:rsid w:val="00E128CF"/>
    <w:rsid w:val="00E14A1C"/>
    <w:rsid w:val="00E1627D"/>
    <w:rsid w:val="00E20DE5"/>
    <w:rsid w:val="00E218A3"/>
    <w:rsid w:val="00E2344B"/>
    <w:rsid w:val="00E24B3E"/>
    <w:rsid w:val="00E2646A"/>
    <w:rsid w:val="00E27861"/>
    <w:rsid w:val="00E30EA1"/>
    <w:rsid w:val="00E311A2"/>
    <w:rsid w:val="00E31FF8"/>
    <w:rsid w:val="00E324A8"/>
    <w:rsid w:val="00E36A0B"/>
    <w:rsid w:val="00E41C52"/>
    <w:rsid w:val="00E450CE"/>
    <w:rsid w:val="00E45B27"/>
    <w:rsid w:val="00E47CF9"/>
    <w:rsid w:val="00E50FFC"/>
    <w:rsid w:val="00E517C4"/>
    <w:rsid w:val="00E51F55"/>
    <w:rsid w:val="00E5319B"/>
    <w:rsid w:val="00E54124"/>
    <w:rsid w:val="00E61AB2"/>
    <w:rsid w:val="00E63CF2"/>
    <w:rsid w:val="00E65066"/>
    <w:rsid w:val="00E65ED8"/>
    <w:rsid w:val="00E67D52"/>
    <w:rsid w:val="00E70C70"/>
    <w:rsid w:val="00E70EC6"/>
    <w:rsid w:val="00E72720"/>
    <w:rsid w:val="00E743BE"/>
    <w:rsid w:val="00E74955"/>
    <w:rsid w:val="00E7564D"/>
    <w:rsid w:val="00E76822"/>
    <w:rsid w:val="00E8304C"/>
    <w:rsid w:val="00E83C4F"/>
    <w:rsid w:val="00E85A3B"/>
    <w:rsid w:val="00E90779"/>
    <w:rsid w:val="00E908CB"/>
    <w:rsid w:val="00E936F1"/>
    <w:rsid w:val="00E949D9"/>
    <w:rsid w:val="00E95264"/>
    <w:rsid w:val="00E9575A"/>
    <w:rsid w:val="00E9640A"/>
    <w:rsid w:val="00E97EE2"/>
    <w:rsid w:val="00EA1327"/>
    <w:rsid w:val="00EA16D9"/>
    <w:rsid w:val="00EA43E3"/>
    <w:rsid w:val="00EA4FE4"/>
    <w:rsid w:val="00EB04F4"/>
    <w:rsid w:val="00EB336B"/>
    <w:rsid w:val="00EB3AF3"/>
    <w:rsid w:val="00EB58DB"/>
    <w:rsid w:val="00EB72B9"/>
    <w:rsid w:val="00EC030C"/>
    <w:rsid w:val="00EC1C1B"/>
    <w:rsid w:val="00EC1E59"/>
    <w:rsid w:val="00EC3ABF"/>
    <w:rsid w:val="00EC6427"/>
    <w:rsid w:val="00ED0C2C"/>
    <w:rsid w:val="00ED2177"/>
    <w:rsid w:val="00ED25BC"/>
    <w:rsid w:val="00ED3905"/>
    <w:rsid w:val="00ED3EEE"/>
    <w:rsid w:val="00ED47A6"/>
    <w:rsid w:val="00ED530F"/>
    <w:rsid w:val="00ED5AF8"/>
    <w:rsid w:val="00ED686E"/>
    <w:rsid w:val="00ED7DC4"/>
    <w:rsid w:val="00EE4FCA"/>
    <w:rsid w:val="00EF171A"/>
    <w:rsid w:val="00EF2044"/>
    <w:rsid w:val="00EF283C"/>
    <w:rsid w:val="00EF4FC2"/>
    <w:rsid w:val="00EF5CF0"/>
    <w:rsid w:val="00EF62D8"/>
    <w:rsid w:val="00EF79F6"/>
    <w:rsid w:val="00F009D3"/>
    <w:rsid w:val="00F0214E"/>
    <w:rsid w:val="00F02536"/>
    <w:rsid w:val="00F026A9"/>
    <w:rsid w:val="00F046E0"/>
    <w:rsid w:val="00F04952"/>
    <w:rsid w:val="00F064C5"/>
    <w:rsid w:val="00F10F52"/>
    <w:rsid w:val="00F135DC"/>
    <w:rsid w:val="00F14094"/>
    <w:rsid w:val="00F1586E"/>
    <w:rsid w:val="00F200F6"/>
    <w:rsid w:val="00F22319"/>
    <w:rsid w:val="00F26713"/>
    <w:rsid w:val="00F270FA"/>
    <w:rsid w:val="00F2751C"/>
    <w:rsid w:val="00F27888"/>
    <w:rsid w:val="00F30369"/>
    <w:rsid w:val="00F3186D"/>
    <w:rsid w:val="00F318FE"/>
    <w:rsid w:val="00F31931"/>
    <w:rsid w:val="00F327FB"/>
    <w:rsid w:val="00F33155"/>
    <w:rsid w:val="00F37B71"/>
    <w:rsid w:val="00F41C5F"/>
    <w:rsid w:val="00F43438"/>
    <w:rsid w:val="00F43B53"/>
    <w:rsid w:val="00F44D02"/>
    <w:rsid w:val="00F4510E"/>
    <w:rsid w:val="00F51124"/>
    <w:rsid w:val="00F5337D"/>
    <w:rsid w:val="00F5492D"/>
    <w:rsid w:val="00F61E1F"/>
    <w:rsid w:val="00F62AE5"/>
    <w:rsid w:val="00F652C1"/>
    <w:rsid w:val="00F6613C"/>
    <w:rsid w:val="00F661F8"/>
    <w:rsid w:val="00F669BE"/>
    <w:rsid w:val="00F6701E"/>
    <w:rsid w:val="00F74B57"/>
    <w:rsid w:val="00F74FCB"/>
    <w:rsid w:val="00F77357"/>
    <w:rsid w:val="00F801A9"/>
    <w:rsid w:val="00F80299"/>
    <w:rsid w:val="00F80C28"/>
    <w:rsid w:val="00F8185D"/>
    <w:rsid w:val="00F83F90"/>
    <w:rsid w:val="00F84B7E"/>
    <w:rsid w:val="00F8564D"/>
    <w:rsid w:val="00F86C8D"/>
    <w:rsid w:val="00F8791E"/>
    <w:rsid w:val="00F9025E"/>
    <w:rsid w:val="00F9075D"/>
    <w:rsid w:val="00F91B32"/>
    <w:rsid w:val="00F93996"/>
    <w:rsid w:val="00F964FB"/>
    <w:rsid w:val="00F965CD"/>
    <w:rsid w:val="00F966EE"/>
    <w:rsid w:val="00FA2041"/>
    <w:rsid w:val="00FA26C4"/>
    <w:rsid w:val="00FA4697"/>
    <w:rsid w:val="00FA4D4E"/>
    <w:rsid w:val="00FA7767"/>
    <w:rsid w:val="00FB14D2"/>
    <w:rsid w:val="00FB2B98"/>
    <w:rsid w:val="00FB4B76"/>
    <w:rsid w:val="00FB568E"/>
    <w:rsid w:val="00FB6CED"/>
    <w:rsid w:val="00FB6D04"/>
    <w:rsid w:val="00FC0BCB"/>
    <w:rsid w:val="00FC1EBA"/>
    <w:rsid w:val="00FC2D3C"/>
    <w:rsid w:val="00FC3736"/>
    <w:rsid w:val="00FC5780"/>
    <w:rsid w:val="00FC6E52"/>
    <w:rsid w:val="00FD03E0"/>
    <w:rsid w:val="00FD5D8E"/>
    <w:rsid w:val="00FD6052"/>
    <w:rsid w:val="00FD7CD0"/>
    <w:rsid w:val="00FE1E86"/>
    <w:rsid w:val="00FE255C"/>
    <w:rsid w:val="00FE4DD2"/>
    <w:rsid w:val="00FE5761"/>
    <w:rsid w:val="00FE7A5A"/>
    <w:rsid w:val="00FE7FC1"/>
    <w:rsid w:val="00FF00A3"/>
    <w:rsid w:val="00FF023F"/>
    <w:rsid w:val="00FF04EE"/>
    <w:rsid w:val="00FF1B11"/>
    <w:rsid w:val="00FF2519"/>
    <w:rsid w:val="00FF2A0C"/>
    <w:rsid w:val="00FF38C9"/>
    <w:rsid w:val="00FF6FA6"/>
    <w:rsid w:val="01216CF8"/>
    <w:rsid w:val="015283EF"/>
    <w:rsid w:val="028BB905"/>
    <w:rsid w:val="041E1476"/>
    <w:rsid w:val="042C323E"/>
    <w:rsid w:val="047CAAC5"/>
    <w:rsid w:val="051405D7"/>
    <w:rsid w:val="063A14A8"/>
    <w:rsid w:val="068D51F3"/>
    <w:rsid w:val="06D3DE91"/>
    <w:rsid w:val="074C49A9"/>
    <w:rsid w:val="08015C39"/>
    <w:rsid w:val="080E4975"/>
    <w:rsid w:val="09B7F0F4"/>
    <w:rsid w:val="09D9D98A"/>
    <w:rsid w:val="0A42AD09"/>
    <w:rsid w:val="0AAFEBAF"/>
    <w:rsid w:val="0AE162D0"/>
    <w:rsid w:val="0B3D60B9"/>
    <w:rsid w:val="0B4FC999"/>
    <w:rsid w:val="0BC7D538"/>
    <w:rsid w:val="0C45446E"/>
    <w:rsid w:val="0E642738"/>
    <w:rsid w:val="0EE4F424"/>
    <w:rsid w:val="0F078B17"/>
    <w:rsid w:val="0F9A522C"/>
    <w:rsid w:val="105B27DE"/>
    <w:rsid w:val="10E54B24"/>
    <w:rsid w:val="10F369A5"/>
    <w:rsid w:val="132AE056"/>
    <w:rsid w:val="13521052"/>
    <w:rsid w:val="138BEEC0"/>
    <w:rsid w:val="13C2A9A1"/>
    <w:rsid w:val="140C43DF"/>
    <w:rsid w:val="14320785"/>
    <w:rsid w:val="16FFE7A7"/>
    <w:rsid w:val="170CE0CB"/>
    <w:rsid w:val="17807330"/>
    <w:rsid w:val="17C1550C"/>
    <w:rsid w:val="17D9E12C"/>
    <w:rsid w:val="184E9869"/>
    <w:rsid w:val="1948010A"/>
    <w:rsid w:val="19934C4E"/>
    <w:rsid w:val="1AF9169F"/>
    <w:rsid w:val="1B26E87A"/>
    <w:rsid w:val="1B6FE7F9"/>
    <w:rsid w:val="1BD90F12"/>
    <w:rsid w:val="1C2DFD48"/>
    <w:rsid w:val="1CA278C2"/>
    <w:rsid w:val="1D61E1BA"/>
    <w:rsid w:val="1DC882BC"/>
    <w:rsid w:val="1E7BCD1B"/>
    <w:rsid w:val="1EA507A4"/>
    <w:rsid w:val="1EC61D87"/>
    <w:rsid w:val="21366164"/>
    <w:rsid w:val="21B114C7"/>
    <w:rsid w:val="21B5DE51"/>
    <w:rsid w:val="228CFE64"/>
    <w:rsid w:val="22EAC2BE"/>
    <w:rsid w:val="24122C91"/>
    <w:rsid w:val="2424C188"/>
    <w:rsid w:val="25396F0C"/>
    <w:rsid w:val="25E67940"/>
    <w:rsid w:val="26EFCA00"/>
    <w:rsid w:val="2760310C"/>
    <w:rsid w:val="27D63AC8"/>
    <w:rsid w:val="27DECF72"/>
    <w:rsid w:val="29CA9639"/>
    <w:rsid w:val="29E00010"/>
    <w:rsid w:val="2A3A3CF6"/>
    <w:rsid w:val="2A62BF98"/>
    <w:rsid w:val="2A67648D"/>
    <w:rsid w:val="2A7923B8"/>
    <w:rsid w:val="2ACA1158"/>
    <w:rsid w:val="2ACE2B20"/>
    <w:rsid w:val="2B80312E"/>
    <w:rsid w:val="2B95AE60"/>
    <w:rsid w:val="2C29EEDC"/>
    <w:rsid w:val="2CEC049E"/>
    <w:rsid w:val="2CF27ED8"/>
    <w:rsid w:val="2DAB7456"/>
    <w:rsid w:val="2E7C7E9F"/>
    <w:rsid w:val="2F50CAF0"/>
    <w:rsid w:val="2F678DCD"/>
    <w:rsid w:val="30993AE1"/>
    <w:rsid w:val="30F8AA78"/>
    <w:rsid w:val="31441ED0"/>
    <w:rsid w:val="325A6A73"/>
    <w:rsid w:val="328816C3"/>
    <w:rsid w:val="32F1379C"/>
    <w:rsid w:val="3332A437"/>
    <w:rsid w:val="33673A22"/>
    <w:rsid w:val="339F8CE6"/>
    <w:rsid w:val="33D76B42"/>
    <w:rsid w:val="34C20689"/>
    <w:rsid w:val="35ED9513"/>
    <w:rsid w:val="36FAC91F"/>
    <w:rsid w:val="3767CC78"/>
    <w:rsid w:val="3811A755"/>
    <w:rsid w:val="383CEC97"/>
    <w:rsid w:val="3846F412"/>
    <w:rsid w:val="387F15B9"/>
    <w:rsid w:val="38B4DBE6"/>
    <w:rsid w:val="39844291"/>
    <w:rsid w:val="39F8FA40"/>
    <w:rsid w:val="3B717927"/>
    <w:rsid w:val="3BF81E5F"/>
    <w:rsid w:val="3C88DC73"/>
    <w:rsid w:val="3D2CDF2B"/>
    <w:rsid w:val="3E5C9695"/>
    <w:rsid w:val="3ED19485"/>
    <w:rsid w:val="3EEAC9CF"/>
    <w:rsid w:val="401DF468"/>
    <w:rsid w:val="41B7318E"/>
    <w:rsid w:val="43745AD9"/>
    <w:rsid w:val="43B90218"/>
    <w:rsid w:val="43E9C5AC"/>
    <w:rsid w:val="443CF9E5"/>
    <w:rsid w:val="44EAD54F"/>
    <w:rsid w:val="459C3B62"/>
    <w:rsid w:val="46A5B66C"/>
    <w:rsid w:val="46C7DB36"/>
    <w:rsid w:val="47849C60"/>
    <w:rsid w:val="4B774504"/>
    <w:rsid w:val="4CC3A536"/>
    <w:rsid w:val="4CE126A1"/>
    <w:rsid w:val="4D0FC707"/>
    <w:rsid w:val="4DDB0F9F"/>
    <w:rsid w:val="4E647290"/>
    <w:rsid w:val="4E74306E"/>
    <w:rsid w:val="4ED7F3D1"/>
    <w:rsid w:val="4FCF4573"/>
    <w:rsid w:val="5029FEFA"/>
    <w:rsid w:val="50D00F74"/>
    <w:rsid w:val="510B1EFD"/>
    <w:rsid w:val="51682686"/>
    <w:rsid w:val="51E72081"/>
    <w:rsid w:val="51F26280"/>
    <w:rsid w:val="523394DD"/>
    <w:rsid w:val="5311D0BD"/>
    <w:rsid w:val="53243834"/>
    <w:rsid w:val="534E71D0"/>
    <w:rsid w:val="53E6CBE3"/>
    <w:rsid w:val="5415A815"/>
    <w:rsid w:val="546E0DD8"/>
    <w:rsid w:val="54DABB3D"/>
    <w:rsid w:val="5513B3A5"/>
    <w:rsid w:val="5540E485"/>
    <w:rsid w:val="5558A75C"/>
    <w:rsid w:val="55986168"/>
    <w:rsid w:val="569FA0C5"/>
    <w:rsid w:val="573E76DB"/>
    <w:rsid w:val="574A3643"/>
    <w:rsid w:val="579F4D13"/>
    <w:rsid w:val="57F6D22B"/>
    <w:rsid w:val="59213189"/>
    <w:rsid w:val="5941A2A0"/>
    <w:rsid w:val="596DBB17"/>
    <w:rsid w:val="5B476650"/>
    <w:rsid w:val="5BD1BC48"/>
    <w:rsid w:val="5C6912F1"/>
    <w:rsid w:val="5CDDAE91"/>
    <w:rsid w:val="5F272DCF"/>
    <w:rsid w:val="5FE01D11"/>
    <w:rsid w:val="5FE2DB00"/>
    <w:rsid w:val="618E9A05"/>
    <w:rsid w:val="630DA3C2"/>
    <w:rsid w:val="63501A6B"/>
    <w:rsid w:val="636706CB"/>
    <w:rsid w:val="63CF6431"/>
    <w:rsid w:val="63E4D9B1"/>
    <w:rsid w:val="6439F472"/>
    <w:rsid w:val="64F6D396"/>
    <w:rsid w:val="6554F1CC"/>
    <w:rsid w:val="65F78304"/>
    <w:rsid w:val="66F30D93"/>
    <w:rsid w:val="67293441"/>
    <w:rsid w:val="68B37405"/>
    <w:rsid w:val="699EB6CC"/>
    <w:rsid w:val="6BCA8CB0"/>
    <w:rsid w:val="6C0A1388"/>
    <w:rsid w:val="6D35ED2B"/>
    <w:rsid w:val="6D5FCF5B"/>
    <w:rsid w:val="6D85825A"/>
    <w:rsid w:val="6DD898DD"/>
    <w:rsid w:val="6E5956CF"/>
    <w:rsid w:val="6ED274B8"/>
    <w:rsid w:val="6F436D06"/>
    <w:rsid w:val="6F9017BC"/>
    <w:rsid w:val="707A3A68"/>
    <w:rsid w:val="72017C82"/>
    <w:rsid w:val="72EED941"/>
    <w:rsid w:val="730D6CE6"/>
    <w:rsid w:val="745D7B24"/>
    <w:rsid w:val="74B66055"/>
    <w:rsid w:val="752E7545"/>
    <w:rsid w:val="756DBDD3"/>
    <w:rsid w:val="76B0268E"/>
    <w:rsid w:val="76D3AB46"/>
    <w:rsid w:val="777533B1"/>
    <w:rsid w:val="77CE2D19"/>
    <w:rsid w:val="78CCA9CF"/>
    <w:rsid w:val="79D5195F"/>
    <w:rsid w:val="79DE802F"/>
    <w:rsid w:val="7A056BB7"/>
    <w:rsid w:val="7B58971C"/>
    <w:rsid w:val="7B5EB515"/>
    <w:rsid w:val="7B6F0A64"/>
    <w:rsid w:val="7BC61C3B"/>
    <w:rsid w:val="7C85DB67"/>
    <w:rsid w:val="7CFFBDAE"/>
    <w:rsid w:val="7E716AF8"/>
    <w:rsid w:val="7F1AE2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6956D"/>
  <w15:chartTrackingRefBased/>
  <w15:docId w15:val="{0A67F032-DA7F-4915-88EE-588605282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16C8"/>
    <w:rPr>
      <w:color w:val="000000" w:themeColor="text1"/>
      <w:sz w:val="22"/>
    </w:rPr>
  </w:style>
  <w:style w:type="paragraph" w:styleId="Heading1">
    <w:name w:val="heading 1"/>
    <w:basedOn w:val="Normal"/>
    <w:next w:val="Normal"/>
    <w:link w:val="Heading1Char"/>
    <w:uiPriority w:val="9"/>
    <w:qFormat/>
    <w:rsid w:val="00A43C5B"/>
    <w:pPr>
      <w:keepNext/>
      <w:keepLines/>
      <w:spacing w:before="600" w:after="240" w:line="240" w:lineRule="auto"/>
      <w:outlineLvl w:val="0"/>
    </w:pPr>
    <w:rPr>
      <w:rFonts w:asciiTheme="majorHAnsi" w:hAnsiTheme="majorHAnsi" w:cs="Times New Roman (Body CS)"/>
      <w:b/>
      <w:bCs/>
      <w:caps/>
      <w:color w:val="6C2F99"/>
      <w:spacing w:val="10"/>
      <w:sz w:val="28"/>
    </w:rPr>
  </w:style>
  <w:style w:type="paragraph" w:styleId="Heading2">
    <w:name w:val="heading 2"/>
    <w:basedOn w:val="Normal"/>
    <w:next w:val="Normal"/>
    <w:link w:val="Heading2Char"/>
    <w:uiPriority w:val="9"/>
    <w:unhideWhenUsed/>
    <w:qFormat/>
    <w:rsid w:val="00A43C5B"/>
    <w:pPr>
      <w:keepNext/>
      <w:keepLines/>
      <w:numPr>
        <w:numId w:val="4"/>
      </w:numPr>
      <w:spacing w:before="360" w:after="120" w:line="240" w:lineRule="auto"/>
      <w:outlineLvl w:val="1"/>
    </w:pPr>
    <w:rPr>
      <w:rFonts w:cs="Times New Roman (Body CS)"/>
      <w:b/>
      <w:bCs/>
      <w:color w:val="A162D0"/>
      <w:spacing w:val="10"/>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F263C" w:themeColor="accent1" w:themeShade="7F"/>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16395A"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16395A"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A43C5B"/>
    <w:pPr>
      <w:spacing w:after="0" w:line="420" w:lineRule="exact"/>
    </w:pPr>
    <w:rPr>
      <w:rFonts w:asciiTheme="majorHAnsi" w:eastAsiaTheme="majorEastAsia" w:hAnsiTheme="majorHAnsi" w:cs="Times New Roman (Headings CS)"/>
      <w:caps/>
      <w:color w:val="4F2270"/>
      <w:spacing w:val="10"/>
      <w:kern w:val="28"/>
      <w:sz w:val="40"/>
    </w:rPr>
  </w:style>
  <w:style w:type="character" w:customStyle="1" w:styleId="TitleChar">
    <w:name w:val="Title Char"/>
    <w:basedOn w:val="DefaultParagraphFont"/>
    <w:link w:val="Title"/>
    <w:uiPriority w:val="1"/>
    <w:rsid w:val="00A43C5B"/>
    <w:rPr>
      <w:rFonts w:asciiTheme="majorHAnsi" w:eastAsiaTheme="majorEastAsia" w:hAnsiTheme="majorHAnsi" w:cs="Times New Roman (Headings CS)"/>
      <w:caps/>
      <w:color w:val="4F2270"/>
      <w:spacing w:val="10"/>
      <w:kern w:val="28"/>
      <w:sz w:val="4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A43C5B"/>
    <w:pPr>
      <w:numPr>
        <w:ilvl w:val="1"/>
      </w:numPr>
      <w:spacing w:before="80" w:after="0" w:line="280" w:lineRule="exact"/>
    </w:pPr>
    <w:rPr>
      <w:rFonts w:cs="Times New Roman (Body CS)"/>
      <w:b/>
      <w:bCs/>
      <w:color w:val="7030A0"/>
      <w:spacing w:val="10"/>
    </w:rPr>
  </w:style>
  <w:style w:type="character" w:customStyle="1" w:styleId="SubtitleChar">
    <w:name w:val="Subtitle Char"/>
    <w:basedOn w:val="DefaultParagraphFont"/>
    <w:link w:val="Subtitle"/>
    <w:uiPriority w:val="2"/>
    <w:rsid w:val="00A43C5B"/>
    <w:rPr>
      <w:rFonts w:cs="Times New Roman (Body CS)"/>
      <w:b/>
      <w:bCs/>
      <w:color w:val="7030A0"/>
      <w:spacing w:val="10"/>
      <w:sz w:val="24"/>
    </w:rPr>
  </w:style>
  <w:style w:type="character" w:customStyle="1" w:styleId="Heading1Char">
    <w:name w:val="Heading 1 Char"/>
    <w:basedOn w:val="DefaultParagraphFont"/>
    <w:link w:val="Heading1"/>
    <w:uiPriority w:val="9"/>
    <w:rsid w:val="00A43C5B"/>
    <w:rPr>
      <w:rFonts w:asciiTheme="majorHAnsi" w:hAnsiTheme="majorHAnsi" w:cs="Times New Roman (Body CS)"/>
      <w:b/>
      <w:bCs/>
      <w:caps/>
      <w:color w:val="6C2F99"/>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C5DBF0"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F263C" w:themeColor="accent1" w:themeShade="7F"/>
      <w:sz w:val="24"/>
      <w:szCs w:val="24"/>
    </w:rPr>
  </w:style>
  <w:style w:type="character" w:customStyle="1" w:styleId="Heading2Char">
    <w:name w:val="Heading 2 Char"/>
    <w:basedOn w:val="DefaultParagraphFont"/>
    <w:link w:val="Heading2"/>
    <w:uiPriority w:val="9"/>
    <w:rsid w:val="00A43C5B"/>
    <w:rPr>
      <w:rFonts w:cs="Times New Roman (Body CS)"/>
      <w:b/>
      <w:bCs/>
      <w:color w:val="A162D0"/>
      <w:spacing w:val="10"/>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rsid w:val="00EA43E3"/>
    <w:pPr>
      <w:tabs>
        <w:tab w:val="center" w:pos="4680"/>
        <w:tab w:val="right" w:pos="9360"/>
      </w:tabs>
      <w:spacing w:after="0" w:line="240" w:lineRule="auto"/>
    </w:pPr>
    <w:rPr>
      <w:color w:val="4F2270"/>
    </w:rPr>
  </w:style>
  <w:style w:type="character" w:customStyle="1" w:styleId="HeaderChar">
    <w:name w:val="Header Char"/>
    <w:basedOn w:val="DefaultParagraphFont"/>
    <w:link w:val="Header"/>
    <w:uiPriority w:val="99"/>
    <w:rsid w:val="00EA43E3"/>
    <w:rPr>
      <w:color w:val="4F2270"/>
      <w:sz w:val="24"/>
    </w:rPr>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0F263C"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0F263C"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5294D4" w:themeColor="accent1" w:themeTint="99"/>
        <w:left w:val="single" w:sz="4" w:space="0" w:color="5294D4" w:themeColor="accent1" w:themeTint="99"/>
        <w:bottom w:val="single" w:sz="4" w:space="0" w:color="5294D4" w:themeColor="accent1" w:themeTint="99"/>
        <w:right w:val="single" w:sz="4" w:space="0" w:color="5294D4" w:themeColor="accent1" w:themeTint="99"/>
        <w:insideH w:val="single" w:sz="4" w:space="0" w:color="5294D4" w:themeColor="accent1" w:themeTint="99"/>
        <w:insideV w:val="single" w:sz="4" w:space="0" w:color="5294D4" w:themeColor="accent1" w:themeTint="99"/>
      </w:tblBorders>
      <w:tblCellMar>
        <w:top w:w="29" w:type="dxa"/>
        <w:bottom w:w="29" w:type="dxa"/>
      </w:tblCellMar>
    </w:tblPr>
    <w:tblStylePr w:type="firstRow">
      <w:rPr>
        <w:b/>
        <w:bCs/>
        <w:color w:val="FFFFFF" w:themeColor="background1"/>
      </w:rPr>
      <w:tblPr/>
      <w:tcPr>
        <w:tcBorders>
          <w:top w:val="single" w:sz="4" w:space="0" w:color="1E4D79" w:themeColor="accent1"/>
          <w:left w:val="single" w:sz="4" w:space="0" w:color="1E4D79" w:themeColor="accent1"/>
          <w:bottom w:val="single" w:sz="4" w:space="0" w:color="1E4D79" w:themeColor="accent1"/>
          <w:right w:val="single" w:sz="4" w:space="0" w:color="1E4D79" w:themeColor="accent1"/>
          <w:insideH w:val="nil"/>
          <w:insideV w:val="nil"/>
        </w:tcBorders>
        <w:shd w:val="clear" w:color="auto" w:fill="1E4D79" w:themeFill="accent1"/>
      </w:tcPr>
    </w:tblStylePr>
    <w:tblStylePr w:type="lastRow">
      <w:rPr>
        <w:b/>
        <w:bCs/>
      </w:rPr>
      <w:tblPr/>
      <w:tcPr>
        <w:tcBorders>
          <w:top w:val="double" w:sz="4" w:space="0" w:color="1E4D79" w:themeColor="accent1"/>
        </w:tcBorders>
      </w:tcPr>
    </w:tblStylePr>
    <w:tblStylePr w:type="firstCol">
      <w:rPr>
        <w:b/>
        <w:bCs/>
      </w:rPr>
    </w:tblStylePr>
    <w:tblStylePr w:type="lastCol">
      <w:rPr>
        <w:b/>
        <w:bCs/>
      </w:rPr>
    </w:tblStylePr>
    <w:tblStylePr w:type="band1Vert">
      <w:tblPr/>
      <w:tcPr>
        <w:shd w:val="clear" w:color="auto" w:fill="C5DBF0" w:themeFill="accent1" w:themeFillTint="33"/>
      </w:tcPr>
    </w:tblStylePr>
    <w:tblStylePr w:type="band1Horz">
      <w:tblPr/>
      <w:tcPr>
        <w:shd w:val="clear" w:color="auto" w:fill="C5DBF0"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1E4D79" w:themeColor="accent1"/>
        <w:left w:val="single" w:sz="4" w:space="0" w:color="1E4D79" w:themeColor="accent1"/>
        <w:bottom w:val="single" w:sz="4" w:space="0" w:color="1E4D79" w:themeColor="accent1"/>
        <w:right w:val="single" w:sz="4" w:space="0" w:color="1E4D79" w:themeColor="accent1"/>
        <w:insideH w:val="single" w:sz="4" w:space="0" w:color="1E4D79" w:themeColor="accent1"/>
        <w:insideV w:val="single" w:sz="4" w:space="0" w:color="1E4D79" w:themeColor="accent1"/>
      </w:tblBorders>
      <w:tblCellMar>
        <w:left w:w="144" w:type="dxa"/>
        <w:right w:w="144" w:type="dxa"/>
      </w:tblCellMar>
    </w:tblPr>
    <w:tblStylePr w:type="firstRow">
      <w:pPr>
        <w:keepNext/>
        <w:wordWrap/>
      </w:pPr>
      <w:rPr>
        <w:b/>
      </w:rPr>
      <w:tblPr/>
      <w:tcPr>
        <w:shd w:val="clear" w:color="auto" w:fill="C5DBF0" w:themeFill="accent1" w:themeFillTint="33"/>
        <w:vAlign w:val="bottom"/>
      </w:tcPr>
    </w:tblStylePr>
    <w:tblStylePr w:type="lastRow">
      <w:rPr>
        <w:b/>
        <w:color w:val="FFFFFF" w:themeColor="background1"/>
      </w:rPr>
      <w:tblPr/>
      <w:tcPr>
        <w:shd w:val="clear" w:color="auto" w:fill="1E4D79"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16395A"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16395A"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16395A"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16395A" w:themeColor="accent1" w:themeShade="BF"/>
        <w:bottom w:val="single" w:sz="4" w:space="10" w:color="16395A" w:themeColor="accent1" w:themeShade="BF"/>
      </w:pBdr>
      <w:spacing w:before="360" w:after="360"/>
      <w:ind w:left="864" w:right="864"/>
      <w:jc w:val="center"/>
    </w:pPr>
    <w:rPr>
      <w:i/>
      <w:iCs/>
      <w:color w:val="16395A" w:themeColor="accent1" w:themeShade="BF"/>
    </w:rPr>
  </w:style>
  <w:style w:type="character" w:customStyle="1" w:styleId="IntenseQuoteChar">
    <w:name w:val="Intense Quote Char"/>
    <w:basedOn w:val="DefaultParagraphFont"/>
    <w:link w:val="IntenseQuote"/>
    <w:uiPriority w:val="30"/>
    <w:semiHidden/>
    <w:rsid w:val="008D5E06"/>
    <w:rPr>
      <w:i/>
      <w:iCs/>
      <w:color w:val="16395A" w:themeColor="accent1" w:themeShade="BF"/>
    </w:rPr>
  </w:style>
  <w:style w:type="character" w:styleId="IntenseReference">
    <w:name w:val="Intense Reference"/>
    <w:basedOn w:val="DefaultParagraphFont"/>
    <w:uiPriority w:val="32"/>
    <w:semiHidden/>
    <w:unhideWhenUsed/>
    <w:qFormat/>
    <w:rsid w:val="008D5E06"/>
    <w:rPr>
      <w:b/>
      <w:bCs/>
      <w:caps w:val="0"/>
      <w:smallCaps/>
      <w:color w:val="16395A" w:themeColor="accent1" w:themeShade="BF"/>
      <w:spacing w:val="5"/>
    </w:rPr>
  </w:style>
  <w:style w:type="paragraph" w:styleId="BlockText">
    <w:name w:val="Block Text"/>
    <w:basedOn w:val="Normal"/>
    <w:uiPriority w:val="99"/>
    <w:semiHidden/>
    <w:unhideWhenUsed/>
    <w:rsid w:val="008D5E06"/>
    <w:pPr>
      <w:pBdr>
        <w:top w:val="single" w:sz="2" w:space="10" w:color="16395A" w:themeColor="accent1" w:themeShade="BF"/>
        <w:left w:val="single" w:sz="2" w:space="10" w:color="16395A" w:themeColor="accent1" w:themeShade="BF"/>
        <w:bottom w:val="single" w:sz="2" w:space="10" w:color="16395A" w:themeColor="accent1" w:themeShade="BF"/>
        <w:right w:val="single" w:sz="2" w:space="10" w:color="16395A" w:themeColor="accent1" w:themeShade="BF"/>
      </w:pBdr>
      <w:ind w:left="1152" w:right="1152"/>
    </w:pPr>
    <w:rPr>
      <w:rFonts w:eastAsiaTheme="minorEastAsia"/>
      <w:i/>
      <w:iCs/>
      <w:color w:val="16395A" w:themeColor="accent1" w:themeShade="BF"/>
    </w:rPr>
  </w:style>
  <w:style w:type="character" w:styleId="Hyperlink">
    <w:name w:val="Hyperlink"/>
    <w:basedOn w:val="DefaultParagraphFont"/>
    <w:uiPriority w:val="99"/>
    <w:semiHidden/>
    <w:unhideWhenUsed/>
    <w:rsid w:val="008D5E06"/>
    <w:rPr>
      <w:color w:val="EB450E"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qFormat/>
    <w:rsid w:val="009C0227"/>
    <w:pPr>
      <w:keepNext/>
      <w:spacing w:before="120" w:after="120" w:line="240" w:lineRule="auto"/>
    </w:pPr>
  </w:style>
  <w:style w:type="character" w:styleId="Emphasis">
    <w:name w:val="Emphasis"/>
    <w:uiPriority w:val="20"/>
    <w:qFormat/>
    <w:rsid w:val="004E0E4E"/>
    <w:rPr>
      <w:b/>
      <w:i w:val="0"/>
      <w:iCs/>
      <w:color w:val="auto"/>
    </w:rPr>
  </w:style>
  <w:style w:type="paragraph" w:styleId="ListParagraph">
    <w:name w:val="List Paragraph"/>
    <w:basedOn w:val="Normal"/>
    <w:uiPriority w:val="34"/>
    <w:unhideWhenUsed/>
    <w:qFormat/>
    <w:rsid w:val="002047E7"/>
    <w:pPr>
      <w:ind w:left="720"/>
      <w:contextualSpacing/>
    </w:pPr>
  </w:style>
  <w:style w:type="table" w:styleId="GridTable6Colorful-Accent4">
    <w:name w:val="Grid Table 6 Colorful Accent 4"/>
    <w:basedOn w:val="TableNormal"/>
    <w:uiPriority w:val="51"/>
    <w:rsid w:val="00D67A7E"/>
    <w:pPr>
      <w:spacing w:after="0" w:line="240" w:lineRule="auto"/>
    </w:pPr>
    <w:rPr>
      <w:color w:val="071DF2" w:themeColor="accent4" w:themeShade="BF"/>
    </w:rPr>
    <w:tblPr>
      <w:tblStyleRowBandSize w:val="1"/>
      <w:tblStyleColBandSize w:val="1"/>
      <w:tblBorders>
        <w:top w:val="single" w:sz="4" w:space="0" w:color="97A1FC" w:themeColor="accent4" w:themeTint="99"/>
        <w:left w:val="single" w:sz="4" w:space="0" w:color="97A1FC" w:themeColor="accent4" w:themeTint="99"/>
        <w:bottom w:val="single" w:sz="4" w:space="0" w:color="97A1FC" w:themeColor="accent4" w:themeTint="99"/>
        <w:right w:val="single" w:sz="4" w:space="0" w:color="97A1FC" w:themeColor="accent4" w:themeTint="99"/>
        <w:insideH w:val="single" w:sz="4" w:space="0" w:color="97A1FC" w:themeColor="accent4" w:themeTint="99"/>
        <w:insideV w:val="single" w:sz="4" w:space="0" w:color="97A1FC" w:themeColor="accent4" w:themeTint="99"/>
      </w:tblBorders>
    </w:tblPr>
    <w:tblStylePr w:type="firstRow">
      <w:rPr>
        <w:b/>
        <w:bCs/>
      </w:rPr>
      <w:tblPr/>
      <w:tcPr>
        <w:tcBorders>
          <w:bottom w:val="single" w:sz="12" w:space="0" w:color="97A1FC" w:themeColor="accent4" w:themeTint="99"/>
        </w:tcBorders>
      </w:tcPr>
    </w:tblStylePr>
    <w:tblStylePr w:type="lastRow">
      <w:rPr>
        <w:b/>
        <w:bCs/>
      </w:rPr>
      <w:tblPr/>
      <w:tcPr>
        <w:tcBorders>
          <w:top w:val="double" w:sz="4" w:space="0" w:color="97A1FC" w:themeColor="accent4" w:themeTint="99"/>
        </w:tcBorders>
      </w:tcPr>
    </w:tblStylePr>
    <w:tblStylePr w:type="firstCol">
      <w:rPr>
        <w:b/>
        <w:bCs/>
      </w:rPr>
    </w:tblStylePr>
    <w:tblStylePr w:type="lastCol">
      <w:rPr>
        <w:b/>
        <w:bCs/>
      </w:rPr>
    </w:tblStylePr>
    <w:tblStylePr w:type="band1Vert">
      <w:tblPr/>
      <w:tcPr>
        <w:shd w:val="clear" w:color="auto" w:fill="DCDFFE" w:themeFill="accent4" w:themeFillTint="33"/>
      </w:tcPr>
    </w:tblStylePr>
    <w:tblStylePr w:type="band1Horz">
      <w:tblPr/>
      <w:tcPr>
        <w:shd w:val="clear" w:color="auto" w:fill="DCDFFE" w:themeFill="accent4" w:themeFillTint="33"/>
      </w:tcPr>
    </w:tblStylePr>
  </w:style>
  <w:style w:type="paragraph" w:styleId="Revision">
    <w:name w:val="Revision"/>
    <w:hidden/>
    <w:uiPriority w:val="99"/>
    <w:semiHidden/>
    <w:rsid w:val="001D1E5F"/>
    <w:pPr>
      <w:spacing w:after="0" w:line="240" w:lineRule="auto"/>
    </w:pPr>
    <w:rPr>
      <w:color w:val="000000" w:themeColor="text1"/>
      <w:sz w:val="22"/>
    </w:rPr>
  </w:style>
  <w:style w:type="paragraph" w:styleId="NoSpacing">
    <w:name w:val="No Spacing"/>
    <w:link w:val="NoSpacingChar"/>
    <w:uiPriority w:val="1"/>
    <w:qFormat/>
    <w:rsid w:val="00F33155"/>
    <w:pPr>
      <w:spacing w:after="0" w:line="240" w:lineRule="auto"/>
    </w:pPr>
    <w:rPr>
      <w:rFonts w:eastAsiaTheme="minorEastAsia"/>
      <w:color w:val="auto"/>
      <w:sz w:val="22"/>
      <w:szCs w:val="22"/>
      <w:lang w:eastAsia="zh-CN"/>
    </w:rPr>
  </w:style>
  <w:style w:type="character" w:customStyle="1" w:styleId="NoSpacingChar">
    <w:name w:val="No Spacing Char"/>
    <w:basedOn w:val="DefaultParagraphFont"/>
    <w:link w:val="NoSpacing"/>
    <w:uiPriority w:val="1"/>
    <w:rsid w:val="00F33155"/>
    <w:rPr>
      <w:rFonts w:eastAsiaTheme="minorEastAsia"/>
      <w:color w:val="auto"/>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703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0.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www.realtor.com/news/trends/florida-home-insurance-cost-premium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TM02927813">
      <a:dk1>
        <a:srgbClr val="000000"/>
      </a:dk1>
      <a:lt1>
        <a:srgbClr val="FFFFFF"/>
      </a:lt1>
      <a:dk2>
        <a:srgbClr val="44546A"/>
      </a:dk2>
      <a:lt2>
        <a:srgbClr val="E7E6E6"/>
      </a:lt2>
      <a:accent1>
        <a:srgbClr val="1E4D79"/>
      </a:accent1>
      <a:accent2>
        <a:srgbClr val="C3A71D"/>
      </a:accent2>
      <a:accent3>
        <a:srgbClr val="DDEAF6"/>
      </a:accent3>
      <a:accent4>
        <a:srgbClr val="5363FA"/>
      </a:accent4>
      <a:accent5>
        <a:srgbClr val="87A5A8"/>
      </a:accent5>
      <a:accent6>
        <a:srgbClr val="F58059"/>
      </a:accent6>
      <a:hlink>
        <a:srgbClr val="0563C1"/>
      </a:hlink>
      <a:folHlink>
        <a:srgbClr val="954F72"/>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CA9DC-585F-4800-9BC4-58E827CA8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4.xml><?xml version="1.0" encoding="utf-8"?>
<ds:datastoreItem xmlns:ds="http://schemas.openxmlformats.org/officeDocument/2006/customXml" ds:itemID="{2129F780-BB02-4330-88FD-53142E35264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6</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Insurance Market Segmentation in Panama City by K-Prototype Clustering</vt:lpstr>
    </vt:vector>
  </TitlesOfParts>
  <Company>Aabhasi Chachire, Ananya Shankar, Anirudh Shivaram, Mathieu Ndong, Thu Thai</Company>
  <LinksUpToDate>false</LinksUpToDate>
  <CharactersWithSpaces>13276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Market Segmentation in Panama City by K-Prototype Clustering</dc:title>
  <dc:subject>DREXEL LEBOW Capstone Project</dc:subject>
  <dc:creator>Group 4</dc:creator>
  <cp:keywords/>
  <cp:lastModifiedBy>Microsoft account</cp:lastModifiedBy>
  <cp:revision>2</cp:revision>
  <dcterms:created xsi:type="dcterms:W3CDTF">2024-12-04T11:16:00Z</dcterms:created>
  <dcterms:modified xsi:type="dcterms:W3CDTF">2024-12-04T11:16:00Z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